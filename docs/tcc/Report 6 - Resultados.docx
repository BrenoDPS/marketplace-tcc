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DCE6" w14:textId="77777777" w:rsidR="004A06CB" w:rsidRDefault="004A06CB" w:rsidP="004A06CB">
      <w:pPr>
        <w:jc w:val="right"/>
        <w:rPr>
          <w:rFonts w:ascii="Arial" w:hAnsi="Arial" w:cs="Arial"/>
        </w:rPr>
      </w:pPr>
    </w:p>
    <w:p w14:paraId="136513E3" w14:textId="77777777" w:rsidR="00267492" w:rsidRPr="00D5352B" w:rsidRDefault="00267492" w:rsidP="004A06CB">
      <w:pPr>
        <w:jc w:val="right"/>
        <w:rPr>
          <w:rFonts w:ascii="Arial" w:hAnsi="Arial" w:cs="Arial"/>
        </w:rPr>
      </w:pPr>
    </w:p>
    <w:p w14:paraId="27B8A503" w14:textId="77777777" w:rsidR="0035031F" w:rsidRPr="00D5352B" w:rsidRDefault="0035031F" w:rsidP="004A06CB">
      <w:pPr>
        <w:tabs>
          <w:tab w:val="left" w:pos="1540"/>
        </w:tabs>
        <w:rPr>
          <w:rFonts w:ascii="Arial" w:hAnsi="Arial" w:cs="Arial"/>
        </w:rPr>
      </w:pPr>
    </w:p>
    <w:p w14:paraId="719F2ABF" w14:textId="77777777" w:rsidR="004A06CB" w:rsidRPr="00D5352B" w:rsidRDefault="004A06CB" w:rsidP="004A06CB">
      <w:pPr>
        <w:jc w:val="center"/>
        <w:rPr>
          <w:rFonts w:ascii="Arial" w:hAnsi="Arial" w:cs="Arial"/>
        </w:rPr>
      </w:pPr>
    </w:p>
    <w:p w14:paraId="0237C63F" w14:textId="77777777" w:rsidR="004A06CB" w:rsidRPr="0088343C" w:rsidRDefault="0088343C" w:rsidP="0088343C">
      <w:pPr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Toc10993952"/>
      <w:bookmarkStart w:id="1" w:name="_Toc10993988"/>
      <w:bookmarkStart w:id="2" w:name="_Toc10994343"/>
      <w:bookmarkStart w:id="3" w:name="_Toc10994978"/>
      <w:bookmarkStart w:id="4" w:name="_Toc11325907"/>
      <w:bookmarkStart w:id="5" w:name="_Toc31899498"/>
      <w:bookmarkStart w:id="6" w:name="_Toc225776618"/>
      <w:r w:rsidRPr="0088343C">
        <w:rPr>
          <w:rFonts w:ascii="Arial" w:hAnsi="Arial" w:cs="Arial"/>
          <w:b/>
          <w:bCs/>
          <w:sz w:val="32"/>
          <w:szCs w:val="32"/>
        </w:rPr>
        <w:t xml:space="preserve">COORDENADORIA DE </w:t>
      </w:r>
      <w:bookmarkEnd w:id="0"/>
      <w:bookmarkEnd w:id="1"/>
      <w:bookmarkEnd w:id="2"/>
      <w:bookmarkEnd w:id="3"/>
      <w:bookmarkEnd w:id="4"/>
      <w:r w:rsidRPr="0088343C">
        <w:rPr>
          <w:rFonts w:ascii="Arial" w:hAnsi="Arial" w:cs="Arial"/>
          <w:b/>
          <w:bCs/>
          <w:sz w:val="32"/>
          <w:szCs w:val="32"/>
        </w:rPr>
        <w:t xml:space="preserve">ENGENHARIA </w:t>
      </w:r>
      <w:bookmarkEnd w:id="5"/>
      <w:r w:rsidRPr="0088343C">
        <w:rPr>
          <w:rFonts w:ascii="Arial" w:hAnsi="Arial" w:cs="Arial"/>
          <w:b/>
          <w:bCs/>
          <w:sz w:val="32"/>
          <w:szCs w:val="32"/>
        </w:rPr>
        <w:t>DE COMPUTAÇÃO</w:t>
      </w:r>
      <w:bookmarkEnd w:id="6"/>
    </w:p>
    <w:p w14:paraId="30BCFEE2" w14:textId="77777777" w:rsidR="004A06CB" w:rsidRPr="00D5352B" w:rsidRDefault="004A06CB" w:rsidP="004A06CB">
      <w:pPr>
        <w:spacing w:before="2"/>
        <w:ind w:left="5170" w:right="886" w:hanging="208"/>
        <w:jc w:val="center"/>
        <w:rPr>
          <w:rFonts w:ascii="Arial" w:hAnsi="Arial" w:cs="Arial"/>
          <w:color w:val="FF0000"/>
          <w:sz w:val="20"/>
          <w:szCs w:val="20"/>
        </w:rPr>
      </w:pPr>
      <w:r w:rsidRPr="00D5352B">
        <w:rPr>
          <w:rFonts w:ascii="Arial" w:hAnsi="Arial" w:cs="Arial"/>
          <w:color w:val="FF0000"/>
          <w:sz w:val="20"/>
          <w:szCs w:val="20"/>
        </w:rPr>
        <w:t xml:space="preserve">           </w:t>
      </w:r>
    </w:p>
    <w:p w14:paraId="5D8AED15" w14:textId="77777777" w:rsidR="004A06CB" w:rsidRPr="00D5352B" w:rsidRDefault="004A06CB" w:rsidP="004A06CB">
      <w:pPr>
        <w:spacing w:before="2"/>
        <w:ind w:left="5170" w:right="886" w:hanging="208"/>
        <w:jc w:val="center"/>
        <w:rPr>
          <w:rFonts w:ascii="Arial" w:hAnsi="Arial" w:cs="Arial"/>
          <w:color w:val="FF0000"/>
          <w:sz w:val="20"/>
          <w:szCs w:val="20"/>
        </w:rPr>
      </w:pPr>
    </w:p>
    <w:p w14:paraId="35B62C53" w14:textId="77777777" w:rsidR="004A06CB" w:rsidRPr="00D5352B" w:rsidRDefault="004A06CB" w:rsidP="004A06CB">
      <w:pPr>
        <w:rPr>
          <w:rFonts w:ascii="Arial" w:hAnsi="Arial" w:cs="Arial"/>
          <w:color w:val="FF0000"/>
          <w:sz w:val="20"/>
          <w:szCs w:val="20"/>
        </w:rPr>
      </w:pPr>
      <w:r w:rsidRPr="00D5352B">
        <w:rPr>
          <w:rFonts w:ascii="Arial" w:hAnsi="Arial" w:cs="Arial"/>
          <w:color w:val="FF0000"/>
          <w:sz w:val="20"/>
          <w:szCs w:val="20"/>
        </w:rPr>
        <w:t xml:space="preserve">                                  </w:t>
      </w:r>
    </w:p>
    <w:p w14:paraId="28CF42FF" w14:textId="77777777" w:rsidR="004A06CB" w:rsidRPr="00D5352B" w:rsidRDefault="004A06CB" w:rsidP="004A06CB">
      <w:pPr>
        <w:rPr>
          <w:rFonts w:ascii="Arial" w:hAnsi="Arial" w:cs="Arial"/>
        </w:rPr>
      </w:pPr>
    </w:p>
    <w:p w14:paraId="3249F81F" w14:textId="77777777" w:rsidR="004A06CB" w:rsidRPr="00D5352B" w:rsidRDefault="004A06CB" w:rsidP="004A06CB">
      <w:pPr>
        <w:rPr>
          <w:rFonts w:ascii="Arial" w:hAnsi="Arial" w:cs="Arial"/>
        </w:rPr>
      </w:pPr>
    </w:p>
    <w:p w14:paraId="5AC07BAD" w14:textId="77777777" w:rsidR="004A06CB" w:rsidRPr="00D5352B" w:rsidRDefault="00826855" w:rsidP="00B36106">
      <w:pPr>
        <w:jc w:val="center"/>
        <w:rPr>
          <w:rFonts w:ascii="Arial" w:hAnsi="Arial" w:cs="Arial"/>
          <w:b/>
          <w:sz w:val="28"/>
          <w:szCs w:val="28"/>
        </w:rPr>
      </w:pPr>
      <w:r w:rsidRPr="00826855">
        <w:rPr>
          <w:rFonts w:ascii="Arial" w:hAnsi="Arial" w:cs="Arial"/>
          <w:b/>
          <w:sz w:val="28"/>
          <w:szCs w:val="28"/>
        </w:rPr>
        <w:t>BRENO DE PÁDUA SOARES</w:t>
      </w:r>
    </w:p>
    <w:p w14:paraId="25558174" w14:textId="77777777" w:rsidR="004A06CB" w:rsidRPr="00D5352B" w:rsidRDefault="00826855" w:rsidP="004A06CB">
      <w:pPr>
        <w:jc w:val="center"/>
        <w:rPr>
          <w:rFonts w:ascii="Arial" w:hAnsi="Arial" w:cs="Arial"/>
          <w:b/>
          <w:sz w:val="28"/>
          <w:szCs w:val="28"/>
        </w:rPr>
      </w:pPr>
      <w:r w:rsidRPr="00826855">
        <w:rPr>
          <w:rFonts w:ascii="Arial" w:hAnsi="Arial" w:cs="Arial"/>
          <w:b/>
          <w:sz w:val="28"/>
          <w:szCs w:val="28"/>
        </w:rPr>
        <w:t>GUILHERME CAMBI MAGAROTTI</w:t>
      </w:r>
    </w:p>
    <w:p w14:paraId="5C53FE4E" w14:textId="77777777" w:rsidR="008D426B" w:rsidRPr="00D5352B" w:rsidRDefault="00826855" w:rsidP="004A06CB">
      <w:pPr>
        <w:jc w:val="center"/>
        <w:rPr>
          <w:rFonts w:ascii="Arial" w:hAnsi="Arial" w:cs="Arial"/>
          <w:b/>
          <w:sz w:val="28"/>
          <w:szCs w:val="28"/>
        </w:rPr>
      </w:pPr>
      <w:r w:rsidRPr="00826855">
        <w:rPr>
          <w:rFonts w:ascii="Arial" w:hAnsi="Arial" w:cs="Arial"/>
          <w:b/>
          <w:sz w:val="28"/>
          <w:szCs w:val="28"/>
        </w:rPr>
        <w:t>GUILHERME GROSSI DE ALMEIDA</w:t>
      </w:r>
    </w:p>
    <w:p w14:paraId="1D4FD4E6" w14:textId="77777777" w:rsidR="00165CC7" w:rsidRPr="00D5352B" w:rsidRDefault="00165CC7" w:rsidP="004A06CB">
      <w:pPr>
        <w:jc w:val="center"/>
        <w:rPr>
          <w:rFonts w:ascii="Arial" w:hAnsi="Arial" w:cs="Arial"/>
          <w:b/>
          <w:sz w:val="28"/>
          <w:szCs w:val="28"/>
        </w:rPr>
      </w:pPr>
    </w:p>
    <w:p w14:paraId="1AA737E0" w14:textId="77777777" w:rsidR="004A06CB" w:rsidRPr="00D5352B" w:rsidRDefault="004A06CB" w:rsidP="004A06CB">
      <w:pPr>
        <w:pStyle w:val="Corpodetexto"/>
        <w:ind w:left="3261" w:right="-1"/>
        <w:rPr>
          <w:lang w:val="pt-BR"/>
        </w:rPr>
      </w:pPr>
    </w:p>
    <w:p w14:paraId="1C174852" w14:textId="77777777" w:rsidR="0035031F" w:rsidRPr="00D5352B" w:rsidRDefault="0035031F" w:rsidP="004A06CB">
      <w:pPr>
        <w:pStyle w:val="Corpodetexto"/>
        <w:ind w:left="3261" w:right="-1"/>
        <w:rPr>
          <w:lang w:val="pt-BR"/>
        </w:rPr>
      </w:pPr>
    </w:p>
    <w:p w14:paraId="443E3141" w14:textId="77777777" w:rsidR="004A06CB" w:rsidRPr="00D5352B" w:rsidRDefault="004A06CB" w:rsidP="004A06CB">
      <w:pPr>
        <w:pStyle w:val="Corpodetexto"/>
        <w:ind w:left="3261" w:right="-1"/>
        <w:rPr>
          <w:lang w:val="pt-BR"/>
        </w:rPr>
      </w:pPr>
    </w:p>
    <w:p w14:paraId="20F45EAF" w14:textId="77777777" w:rsidR="004A06CB" w:rsidRPr="00D5352B" w:rsidRDefault="004A06CB" w:rsidP="004A06CB">
      <w:pPr>
        <w:jc w:val="center"/>
        <w:rPr>
          <w:rFonts w:ascii="Arial" w:hAnsi="Arial" w:cs="Arial"/>
          <w:sz w:val="28"/>
          <w:szCs w:val="28"/>
        </w:rPr>
      </w:pPr>
    </w:p>
    <w:p w14:paraId="59E131C5" w14:textId="77777777" w:rsidR="004A06CB" w:rsidRPr="00D5352B" w:rsidRDefault="004A06CB" w:rsidP="004A06CB">
      <w:pPr>
        <w:rPr>
          <w:rFonts w:ascii="Arial" w:hAnsi="Arial" w:cs="Arial"/>
          <w:sz w:val="28"/>
          <w:szCs w:val="28"/>
        </w:rPr>
      </w:pPr>
    </w:p>
    <w:p w14:paraId="2F3F365F" w14:textId="77777777" w:rsidR="004A06CB" w:rsidRPr="00D5352B" w:rsidRDefault="004A06CB" w:rsidP="004A06CB">
      <w:pPr>
        <w:jc w:val="center"/>
        <w:rPr>
          <w:rFonts w:ascii="Arial" w:hAnsi="Arial" w:cs="Arial"/>
          <w:sz w:val="28"/>
          <w:szCs w:val="28"/>
        </w:rPr>
      </w:pPr>
    </w:p>
    <w:p w14:paraId="2715B241" w14:textId="77777777" w:rsidR="004A06CB" w:rsidRPr="00D5352B" w:rsidRDefault="00826855" w:rsidP="00826855">
      <w:pPr>
        <w:jc w:val="center"/>
        <w:rPr>
          <w:rFonts w:ascii="Arial" w:hAnsi="Arial" w:cs="Arial"/>
          <w:sz w:val="28"/>
          <w:szCs w:val="28"/>
        </w:rPr>
      </w:pPr>
      <w:r w:rsidRPr="00826855">
        <w:rPr>
          <w:rFonts w:ascii="Arial" w:hAnsi="Arial" w:cs="Arial"/>
          <w:b/>
          <w:sz w:val="28"/>
          <w:szCs w:val="28"/>
        </w:rPr>
        <w:t>MARKETPLACE CONTEXTUAL ADAPTATIVO: UMA ENGINE DE SERVER-DRIVEN UI (SDUI) PARA INCENTIVO À LOGÍSTICA VERDE</w:t>
      </w:r>
    </w:p>
    <w:p w14:paraId="066435FE" w14:textId="77777777" w:rsidR="004A06CB" w:rsidRPr="00D5352B" w:rsidRDefault="004A06CB" w:rsidP="004A06CB">
      <w:pPr>
        <w:jc w:val="center"/>
        <w:rPr>
          <w:rFonts w:ascii="Arial" w:hAnsi="Arial" w:cs="Arial"/>
          <w:sz w:val="28"/>
          <w:szCs w:val="28"/>
        </w:rPr>
      </w:pPr>
    </w:p>
    <w:p w14:paraId="4D780499" w14:textId="77777777" w:rsidR="004A06CB" w:rsidRPr="00D5352B" w:rsidRDefault="004A06CB" w:rsidP="004A06CB">
      <w:pPr>
        <w:jc w:val="center"/>
        <w:rPr>
          <w:rFonts w:ascii="Arial" w:hAnsi="Arial" w:cs="Arial"/>
          <w:sz w:val="28"/>
          <w:szCs w:val="28"/>
        </w:rPr>
      </w:pPr>
    </w:p>
    <w:p w14:paraId="10554BAF" w14:textId="77777777" w:rsidR="004A06CB" w:rsidRPr="00D5352B" w:rsidRDefault="004A06CB" w:rsidP="004A06CB">
      <w:pPr>
        <w:jc w:val="center"/>
        <w:rPr>
          <w:rFonts w:ascii="Arial" w:hAnsi="Arial" w:cs="Arial"/>
          <w:sz w:val="28"/>
          <w:szCs w:val="28"/>
        </w:rPr>
      </w:pPr>
    </w:p>
    <w:p w14:paraId="334533D8" w14:textId="77777777" w:rsidR="004A06CB" w:rsidRPr="00D5352B" w:rsidRDefault="004A06CB" w:rsidP="004A06CB">
      <w:pPr>
        <w:jc w:val="center"/>
        <w:rPr>
          <w:rFonts w:ascii="Arial" w:hAnsi="Arial" w:cs="Arial"/>
          <w:sz w:val="28"/>
          <w:szCs w:val="28"/>
        </w:rPr>
      </w:pPr>
    </w:p>
    <w:p w14:paraId="00E2B2F3" w14:textId="77777777" w:rsidR="0035031F" w:rsidRPr="00D5352B" w:rsidRDefault="0035031F" w:rsidP="00826855">
      <w:pPr>
        <w:rPr>
          <w:rFonts w:ascii="Arial" w:hAnsi="Arial" w:cs="Arial"/>
          <w:sz w:val="28"/>
          <w:szCs w:val="28"/>
        </w:rPr>
      </w:pPr>
    </w:p>
    <w:p w14:paraId="13F7C0B6" w14:textId="77777777" w:rsidR="0035031F" w:rsidRPr="00D5352B" w:rsidRDefault="0035031F" w:rsidP="004A06CB">
      <w:pPr>
        <w:jc w:val="center"/>
        <w:rPr>
          <w:rFonts w:ascii="Arial" w:hAnsi="Arial" w:cs="Arial"/>
          <w:sz w:val="28"/>
          <w:szCs w:val="28"/>
        </w:rPr>
      </w:pPr>
    </w:p>
    <w:p w14:paraId="22A8D4F2" w14:textId="77777777" w:rsidR="00592A7E" w:rsidRPr="00D5352B" w:rsidDel="00592A7E" w:rsidRDefault="00592A7E" w:rsidP="005D0C31">
      <w:pPr>
        <w:rPr>
          <w:del w:id="7" w:author="Guilherme Magarotti" w:date="2026-03-30T15:36:00Z"/>
          <w:rFonts w:ascii="Arial" w:hAnsi="Arial" w:cs="Arial"/>
          <w:sz w:val="28"/>
          <w:szCs w:val="28"/>
        </w:rPr>
      </w:pPr>
    </w:p>
    <w:p w14:paraId="41FE0A30" w14:textId="77777777" w:rsidR="004A06CB" w:rsidRPr="00162092" w:rsidRDefault="004A06CB" w:rsidP="00AE282B">
      <w:pPr>
        <w:spacing w:after="0" w:line="240" w:lineRule="auto"/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D5352B">
        <w:rPr>
          <w:rFonts w:ascii="Arial" w:hAnsi="Arial" w:cs="Arial"/>
          <w:b/>
          <w:sz w:val="28"/>
          <w:szCs w:val="28"/>
        </w:rPr>
        <w:t>SOROCABA</w:t>
      </w:r>
      <w:r w:rsidR="00162092">
        <w:rPr>
          <w:rFonts w:ascii="Arial" w:hAnsi="Arial" w:cs="Arial"/>
          <w:b/>
          <w:sz w:val="28"/>
          <w:szCs w:val="28"/>
        </w:rPr>
        <w:t>,</w:t>
      </w:r>
      <w:r w:rsidRPr="00D5352B">
        <w:rPr>
          <w:rFonts w:ascii="Arial" w:hAnsi="Arial" w:cs="Arial"/>
          <w:b/>
          <w:sz w:val="28"/>
          <w:szCs w:val="28"/>
        </w:rPr>
        <w:t xml:space="preserve"> S</w:t>
      </w:r>
      <w:r w:rsidR="00162092">
        <w:rPr>
          <w:rFonts w:ascii="Arial" w:hAnsi="Arial" w:cs="Arial"/>
          <w:b/>
          <w:sz w:val="28"/>
          <w:szCs w:val="28"/>
        </w:rPr>
        <w:t>P</w:t>
      </w:r>
    </w:p>
    <w:p w14:paraId="49D9B375" w14:textId="77777777" w:rsidR="004A06CB" w:rsidRPr="00D5352B" w:rsidRDefault="00FD3B50" w:rsidP="00AE282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</w:t>
      </w:r>
      <w:r w:rsidR="00826855">
        <w:rPr>
          <w:rFonts w:ascii="Arial" w:hAnsi="Arial" w:cs="Arial"/>
          <w:b/>
          <w:sz w:val="28"/>
          <w:szCs w:val="28"/>
        </w:rPr>
        <w:t>6</w:t>
      </w:r>
    </w:p>
    <w:p w14:paraId="3FC673C2" w14:textId="77777777" w:rsidR="00E025E7" w:rsidRPr="00D5352B" w:rsidRDefault="00E025E7" w:rsidP="00E025E7">
      <w:pPr>
        <w:pStyle w:val="Ttulo5"/>
        <w:keepNext w:val="0"/>
        <w:keepLines w:val="0"/>
        <w:spacing w:before="0" w:line="274" w:lineRule="exact"/>
        <w:jc w:val="center"/>
        <w:rPr>
          <w:rFonts w:eastAsia="Arial" w:cs="Arial"/>
          <w:b/>
          <w:bCs/>
          <w:szCs w:val="24"/>
          <w:lang w:val="pt-BR"/>
        </w:rPr>
      </w:pPr>
    </w:p>
    <w:p w14:paraId="3B53B4AA" w14:textId="77777777" w:rsidR="001B4EFB" w:rsidRPr="00D5352B" w:rsidRDefault="001B4EFB" w:rsidP="00E025E7">
      <w:pPr>
        <w:pStyle w:val="Ttulo5"/>
        <w:keepNext w:val="0"/>
        <w:keepLines w:val="0"/>
        <w:spacing w:before="0" w:line="274" w:lineRule="exact"/>
        <w:jc w:val="center"/>
        <w:rPr>
          <w:rFonts w:eastAsia="Arial" w:cs="Arial"/>
          <w:b/>
          <w:bCs/>
          <w:szCs w:val="24"/>
          <w:lang w:val="pt-BR"/>
        </w:rPr>
      </w:pPr>
      <w:bookmarkStart w:id="8" w:name="_Toc10994979"/>
      <w:bookmarkStart w:id="9" w:name="_Toc11325908"/>
    </w:p>
    <w:p w14:paraId="1546B9C6" w14:textId="77777777" w:rsidR="001B4EFB" w:rsidRPr="00D5352B" w:rsidRDefault="001B4EFB" w:rsidP="00E025E7">
      <w:pPr>
        <w:pStyle w:val="Ttulo5"/>
        <w:keepNext w:val="0"/>
        <w:keepLines w:val="0"/>
        <w:spacing w:before="0" w:line="274" w:lineRule="exact"/>
        <w:jc w:val="center"/>
        <w:rPr>
          <w:rFonts w:eastAsia="Arial" w:cs="Arial"/>
          <w:b/>
          <w:bCs/>
          <w:szCs w:val="24"/>
          <w:lang w:val="pt-BR"/>
        </w:rPr>
      </w:pPr>
    </w:p>
    <w:p w14:paraId="55519681" w14:textId="77777777" w:rsidR="001B4EFB" w:rsidRPr="00D5352B" w:rsidRDefault="001B4EFB" w:rsidP="00E025E7">
      <w:pPr>
        <w:pStyle w:val="Ttulo5"/>
        <w:keepNext w:val="0"/>
        <w:keepLines w:val="0"/>
        <w:spacing w:before="0" w:line="274" w:lineRule="exact"/>
        <w:jc w:val="center"/>
        <w:rPr>
          <w:rFonts w:eastAsia="Arial" w:cs="Arial"/>
          <w:b/>
          <w:bCs/>
          <w:szCs w:val="24"/>
          <w:lang w:val="pt-BR"/>
        </w:rPr>
      </w:pPr>
    </w:p>
    <w:p w14:paraId="3607A7D5" w14:textId="77777777" w:rsidR="001B4EFB" w:rsidRPr="00D5352B" w:rsidRDefault="001B4EFB" w:rsidP="00E025E7">
      <w:pPr>
        <w:pStyle w:val="Ttulo5"/>
        <w:keepNext w:val="0"/>
        <w:keepLines w:val="0"/>
        <w:spacing w:before="0" w:line="274" w:lineRule="exact"/>
        <w:jc w:val="center"/>
        <w:rPr>
          <w:rFonts w:eastAsia="Arial" w:cs="Arial"/>
          <w:b/>
          <w:bCs/>
          <w:szCs w:val="24"/>
          <w:lang w:val="pt-BR"/>
        </w:rPr>
      </w:pPr>
    </w:p>
    <w:p w14:paraId="5EBE6F78" w14:textId="77777777" w:rsidR="00826855" w:rsidRPr="00B83E3D" w:rsidRDefault="00826855" w:rsidP="00B83E3D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10" w:name="_Toc225776619"/>
      <w:bookmarkEnd w:id="8"/>
      <w:bookmarkEnd w:id="9"/>
      <w:r w:rsidRPr="00B83E3D">
        <w:rPr>
          <w:rFonts w:ascii="Arial" w:hAnsi="Arial" w:cs="Arial"/>
          <w:b/>
          <w:bCs/>
          <w:sz w:val="24"/>
          <w:szCs w:val="24"/>
        </w:rPr>
        <w:t>BRENO DE PÁDUA SOARES</w:t>
      </w:r>
      <w:bookmarkEnd w:id="10"/>
    </w:p>
    <w:p w14:paraId="4AC7274F" w14:textId="77777777" w:rsidR="00826855" w:rsidRPr="00B83E3D" w:rsidRDefault="00826855" w:rsidP="00B83E3D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11" w:name="_Toc225776620"/>
      <w:r w:rsidRPr="00B83E3D">
        <w:rPr>
          <w:rFonts w:ascii="Arial" w:hAnsi="Arial" w:cs="Arial"/>
          <w:b/>
          <w:bCs/>
          <w:sz w:val="24"/>
          <w:szCs w:val="24"/>
        </w:rPr>
        <w:t>GUILHERME CAMBI MAGAROTTI</w:t>
      </w:r>
      <w:bookmarkEnd w:id="11"/>
    </w:p>
    <w:p w14:paraId="553BDDEF" w14:textId="77777777" w:rsidR="00826855" w:rsidRPr="005D0C31" w:rsidRDefault="00826855" w:rsidP="00B83E3D">
      <w:pPr>
        <w:spacing w:line="240" w:lineRule="auto"/>
        <w:jc w:val="center"/>
        <w:rPr>
          <w:rFonts w:eastAsia="Arial" w:cs="Arial"/>
          <w:b/>
          <w:bCs/>
          <w:szCs w:val="24"/>
        </w:rPr>
      </w:pPr>
      <w:bookmarkStart w:id="12" w:name="_Toc225776621"/>
      <w:r w:rsidRPr="00B83E3D">
        <w:rPr>
          <w:rFonts w:ascii="Arial" w:hAnsi="Arial" w:cs="Arial"/>
          <w:b/>
          <w:bCs/>
          <w:sz w:val="24"/>
          <w:szCs w:val="24"/>
        </w:rPr>
        <w:t>GUILHERME GROSSI DE ALMEIDA</w:t>
      </w:r>
      <w:bookmarkEnd w:id="12"/>
    </w:p>
    <w:p w14:paraId="74BE0AAA" w14:textId="77777777" w:rsidR="008D426B" w:rsidRPr="00D5352B" w:rsidRDefault="008D426B" w:rsidP="00165CC7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9AC0ABA" w14:textId="77777777" w:rsidR="00E025E7" w:rsidRPr="00D5352B" w:rsidRDefault="00E025E7" w:rsidP="00E025E7">
      <w:pPr>
        <w:tabs>
          <w:tab w:val="left" w:pos="5670"/>
        </w:tabs>
        <w:ind w:left="3540" w:right="2702" w:firstLine="708"/>
        <w:rPr>
          <w:rFonts w:ascii="Arial" w:hAnsi="Arial" w:cs="Arial"/>
          <w:color w:val="FF0000"/>
          <w:sz w:val="20"/>
        </w:rPr>
      </w:pPr>
      <w:r w:rsidRPr="00D5352B">
        <w:rPr>
          <w:rFonts w:ascii="Arial" w:hAnsi="Arial" w:cs="Arial"/>
          <w:color w:val="FF0000"/>
          <w:sz w:val="20"/>
        </w:rPr>
        <w:t xml:space="preserve"> </w:t>
      </w:r>
    </w:p>
    <w:p w14:paraId="18245BDD" w14:textId="77777777" w:rsidR="00E025E7" w:rsidRPr="00D5352B" w:rsidRDefault="00E025E7" w:rsidP="00E025E7">
      <w:pPr>
        <w:tabs>
          <w:tab w:val="left" w:pos="5529"/>
        </w:tabs>
        <w:ind w:left="4678" w:right="3542"/>
        <w:rPr>
          <w:rFonts w:ascii="Arial" w:hAnsi="Arial" w:cs="Arial"/>
          <w:sz w:val="20"/>
        </w:rPr>
      </w:pPr>
      <w:r w:rsidRPr="00D5352B">
        <w:rPr>
          <w:rFonts w:ascii="Arial" w:hAnsi="Arial" w:cs="Arial"/>
          <w:color w:val="FF0000"/>
          <w:sz w:val="20"/>
        </w:rPr>
        <w:t xml:space="preserve"> </w:t>
      </w:r>
    </w:p>
    <w:p w14:paraId="45E4DC0A" w14:textId="77777777" w:rsidR="00E025E7" w:rsidRPr="00D5352B" w:rsidRDefault="00E025E7" w:rsidP="001B4EFB">
      <w:pPr>
        <w:rPr>
          <w:rFonts w:ascii="Arial" w:hAnsi="Arial" w:cs="Arial"/>
          <w:sz w:val="28"/>
          <w:szCs w:val="28"/>
        </w:rPr>
      </w:pPr>
    </w:p>
    <w:p w14:paraId="77DA52A8" w14:textId="77777777" w:rsidR="00E025E7" w:rsidRPr="00D5352B" w:rsidRDefault="00E025E7" w:rsidP="00E025E7">
      <w:pPr>
        <w:jc w:val="center"/>
        <w:rPr>
          <w:rFonts w:ascii="Arial" w:hAnsi="Arial" w:cs="Arial"/>
          <w:sz w:val="28"/>
          <w:szCs w:val="28"/>
        </w:rPr>
      </w:pPr>
    </w:p>
    <w:p w14:paraId="0DA1EDDF" w14:textId="77777777" w:rsidR="00E025E7" w:rsidRPr="00D5352B" w:rsidRDefault="00E025E7" w:rsidP="00E025E7">
      <w:pPr>
        <w:jc w:val="center"/>
        <w:rPr>
          <w:rFonts w:ascii="Arial" w:hAnsi="Arial" w:cs="Arial"/>
          <w:sz w:val="28"/>
          <w:szCs w:val="28"/>
        </w:rPr>
      </w:pPr>
    </w:p>
    <w:p w14:paraId="182F3AC9" w14:textId="77777777" w:rsidR="00E025E7" w:rsidRPr="00D5352B" w:rsidRDefault="00826855" w:rsidP="00E025E7">
      <w:pPr>
        <w:jc w:val="center"/>
        <w:rPr>
          <w:rFonts w:ascii="Arial" w:hAnsi="Arial" w:cs="Arial"/>
          <w:b/>
          <w:sz w:val="28"/>
          <w:szCs w:val="28"/>
        </w:rPr>
      </w:pPr>
      <w:r w:rsidRPr="00826855">
        <w:rPr>
          <w:rFonts w:ascii="Arial" w:hAnsi="Arial" w:cs="Arial"/>
          <w:b/>
          <w:sz w:val="28"/>
          <w:szCs w:val="28"/>
        </w:rPr>
        <w:t>MARKETPLACE CONTEXTUAL ADAPTATIVO: UMA ENGINE DE SERVER-DRIVEN UI (SDUI) PARA INCENTIVO À LOGÍSTICA VERDE</w:t>
      </w:r>
    </w:p>
    <w:p w14:paraId="66EF0264" w14:textId="77777777" w:rsidR="00E025E7" w:rsidRPr="00D5352B" w:rsidRDefault="00E025E7" w:rsidP="00E025E7">
      <w:pPr>
        <w:pStyle w:val="Corpodetexto"/>
        <w:spacing w:before="1"/>
        <w:ind w:left="3402" w:right="566"/>
        <w:jc w:val="both"/>
        <w:rPr>
          <w:color w:val="FF0000"/>
          <w:lang w:val="pt-BR"/>
        </w:rPr>
      </w:pPr>
    </w:p>
    <w:p w14:paraId="7A3B9A34" w14:textId="77777777" w:rsidR="00E025E7" w:rsidRPr="00D5352B" w:rsidRDefault="00E025E7" w:rsidP="00E025E7">
      <w:pPr>
        <w:pStyle w:val="Corpodetexto"/>
        <w:spacing w:before="1"/>
        <w:ind w:left="3402" w:right="566"/>
        <w:jc w:val="both"/>
        <w:rPr>
          <w:color w:val="FF0000"/>
          <w:lang w:val="pt-BR"/>
        </w:rPr>
      </w:pPr>
    </w:p>
    <w:p w14:paraId="5B97C1F6" w14:textId="77777777" w:rsidR="00E025E7" w:rsidRPr="00D5352B" w:rsidRDefault="00E025E7" w:rsidP="00E025E7">
      <w:pPr>
        <w:pStyle w:val="Corpodetexto"/>
        <w:spacing w:before="1"/>
        <w:ind w:left="3402" w:right="566"/>
        <w:jc w:val="both"/>
        <w:rPr>
          <w:color w:val="FF0000"/>
          <w:lang w:val="pt-BR"/>
        </w:rPr>
      </w:pPr>
    </w:p>
    <w:p w14:paraId="67F8EAFB" w14:textId="77777777" w:rsidR="00E025E7" w:rsidRPr="00D5352B" w:rsidRDefault="00E025E7" w:rsidP="00E025E7">
      <w:pPr>
        <w:pStyle w:val="Corpodetexto"/>
        <w:spacing w:before="1"/>
        <w:ind w:left="3402" w:right="566"/>
        <w:jc w:val="both"/>
        <w:rPr>
          <w:color w:val="FF0000"/>
          <w:lang w:val="pt-BR"/>
        </w:rPr>
      </w:pPr>
    </w:p>
    <w:p w14:paraId="535B9F9C" w14:textId="77777777" w:rsidR="00E025E7" w:rsidRPr="00D5352B" w:rsidRDefault="00E025E7" w:rsidP="00E025E7">
      <w:pPr>
        <w:pStyle w:val="Corpodetexto"/>
        <w:spacing w:before="1"/>
        <w:ind w:left="3402" w:right="566"/>
        <w:jc w:val="both"/>
        <w:rPr>
          <w:color w:val="FF0000"/>
          <w:lang w:val="pt-BR"/>
        </w:rPr>
      </w:pPr>
    </w:p>
    <w:p w14:paraId="7D070A3F" w14:textId="77777777" w:rsidR="00E025E7" w:rsidRPr="00D5352B" w:rsidRDefault="00E025E7" w:rsidP="00E025E7">
      <w:pPr>
        <w:pStyle w:val="Corpodetexto"/>
        <w:spacing w:before="1"/>
        <w:ind w:left="3402" w:right="566"/>
        <w:jc w:val="both"/>
        <w:rPr>
          <w:color w:val="FF0000"/>
          <w:lang w:val="pt-BR"/>
        </w:rPr>
      </w:pPr>
    </w:p>
    <w:p w14:paraId="12210648" w14:textId="77777777" w:rsidR="00E025E7" w:rsidRPr="00D5352B" w:rsidRDefault="00E025E7" w:rsidP="00E025E7">
      <w:pPr>
        <w:pStyle w:val="Corpodetexto"/>
        <w:spacing w:before="1"/>
        <w:ind w:left="3402" w:right="566"/>
        <w:jc w:val="both"/>
        <w:rPr>
          <w:color w:val="FF0000"/>
          <w:lang w:val="pt-BR"/>
        </w:rPr>
      </w:pPr>
    </w:p>
    <w:p w14:paraId="17FAA125" w14:textId="77777777" w:rsidR="00E025E7" w:rsidRPr="00D5352B" w:rsidRDefault="00E025E7" w:rsidP="00E025E7">
      <w:pPr>
        <w:pStyle w:val="Corpodetexto"/>
        <w:tabs>
          <w:tab w:val="left" w:pos="8080"/>
          <w:tab w:val="left" w:pos="8364"/>
          <w:tab w:val="left" w:pos="9435"/>
          <w:tab w:val="left" w:pos="9988"/>
        </w:tabs>
        <w:spacing w:line="360" w:lineRule="auto"/>
        <w:ind w:left="4536" w:right="140"/>
        <w:jc w:val="both"/>
        <w:rPr>
          <w:lang w:val="pt-BR"/>
        </w:rPr>
      </w:pPr>
      <w:r w:rsidRPr="00D5352B">
        <w:rPr>
          <w:lang w:val="pt-BR"/>
        </w:rPr>
        <w:t xml:space="preserve">Trabalho de conclusão de curso apresentado ao Centro Universitário </w:t>
      </w:r>
      <w:proofErr w:type="spellStart"/>
      <w:r w:rsidRPr="00D5352B">
        <w:rPr>
          <w:lang w:val="pt-BR"/>
        </w:rPr>
        <w:t>Facens</w:t>
      </w:r>
      <w:proofErr w:type="spellEnd"/>
      <w:r w:rsidRPr="00D5352B">
        <w:rPr>
          <w:lang w:val="pt-BR"/>
        </w:rPr>
        <w:t xml:space="preserve"> como exigência</w:t>
      </w:r>
      <w:r w:rsidRPr="00D5352B">
        <w:rPr>
          <w:spacing w:val="-9"/>
          <w:lang w:val="pt-BR"/>
        </w:rPr>
        <w:t xml:space="preserve"> </w:t>
      </w:r>
      <w:r w:rsidRPr="00D5352B">
        <w:rPr>
          <w:lang w:val="pt-BR"/>
        </w:rPr>
        <w:t>parcial para obtenção do diploma de graduação em</w:t>
      </w:r>
      <w:r w:rsidR="00421ED9" w:rsidRPr="00D5352B">
        <w:rPr>
          <w:lang w:val="pt-BR"/>
        </w:rPr>
        <w:t xml:space="preserve"> Engenharia</w:t>
      </w:r>
      <w:r w:rsidR="00826855">
        <w:rPr>
          <w:lang w:val="pt-BR"/>
        </w:rPr>
        <w:t xml:space="preserve"> de Computação</w:t>
      </w:r>
      <w:r w:rsidR="00334EA0" w:rsidRPr="00D5352B">
        <w:rPr>
          <w:lang w:val="pt-BR"/>
        </w:rPr>
        <w:t>.</w:t>
      </w:r>
    </w:p>
    <w:p w14:paraId="0504C9A2" w14:textId="77777777" w:rsidR="00E025E7" w:rsidRPr="00D5352B" w:rsidRDefault="00E025E7" w:rsidP="00E025E7">
      <w:pPr>
        <w:pStyle w:val="Corpodetexto"/>
        <w:tabs>
          <w:tab w:val="left" w:pos="8080"/>
          <w:tab w:val="left" w:pos="8364"/>
          <w:tab w:val="left" w:pos="9435"/>
          <w:tab w:val="left" w:pos="9988"/>
        </w:tabs>
        <w:spacing w:line="360" w:lineRule="auto"/>
        <w:ind w:left="4536" w:right="140"/>
        <w:jc w:val="both"/>
        <w:rPr>
          <w:lang w:val="pt-BR"/>
        </w:rPr>
      </w:pPr>
      <w:r w:rsidRPr="00D5352B">
        <w:rPr>
          <w:lang w:val="pt-BR"/>
        </w:rPr>
        <w:t xml:space="preserve">Orientador (a): </w:t>
      </w:r>
      <w:r w:rsidR="00826855">
        <w:rPr>
          <w:lang w:val="pt-BR"/>
        </w:rPr>
        <w:t xml:space="preserve">Marco </w:t>
      </w:r>
      <w:proofErr w:type="spellStart"/>
      <w:r w:rsidR="00826855">
        <w:rPr>
          <w:lang w:val="pt-BR"/>
        </w:rPr>
        <w:t>Antonio</w:t>
      </w:r>
      <w:proofErr w:type="spellEnd"/>
      <w:r w:rsidR="00826855">
        <w:rPr>
          <w:lang w:val="pt-BR"/>
        </w:rPr>
        <w:t xml:space="preserve"> Montebello</w:t>
      </w:r>
      <w:r w:rsidR="00C03E34">
        <w:rPr>
          <w:lang w:val="pt-BR"/>
        </w:rPr>
        <w:t xml:space="preserve"> Júnior</w:t>
      </w:r>
      <w:r w:rsidRPr="00D5352B">
        <w:rPr>
          <w:lang w:val="pt-BR"/>
        </w:rPr>
        <w:t>.</w:t>
      </w:r>
    </w:p>
    <w:p w14:paraId="23B80061" w14:textId="77777777" w:rsidR="00E025E7" w:rsidRPr="00D5352B" w:rsidRDefault="00E025E7" w:rsidP="00E025E7">
      <w:pPr>
        <w:pStyle w:val="Corpodetexto"/>
        <w:spacing w:before="1"/>
        <w:ind w:left="3402" w:right="566"/>
        <w:jc w:val="both"/>
        <w:rPr>
          <w:lang w:val="pt-BR"/>
        </w:rPr>
      </w:pPr>
    </w:p>
    <w:p w14:paraId="64F34960" w14:textId="77777777" w:rsidR="00AE282B" w:rsidRDefault="00AE282B" w:rsidP="00A46543">
      <w:pPr>
        <w:rPr>
          <w:rFonts w:ascii="Arial" w:hAnsi="Arial" w:cs="Arial"/>
          <w:sz w:val="28"/>
          <w:szCs w:val="28"/>
        </w:rPr>
      </w:pPr>
    </w:p>
    <w:p w14:paraId="6452D44B" w14:textId="77777777" w:rsidR="00A46543" w:rsidRPr="00D5352B" w:rsidRDefault="00A46543" w:rsidP="00A46543">
      <w:pPr>
        <w:rPr>
          <w:rFonts w:ascii="Arial" w:hAnsi="Arial" w:cs="Arial"/>
          <w:sz w:val="28"/>
          <w:szCs w:val="28"/>
        </w:rPr>
      </w:pPr>
    </w:p>
    <w:p w14:paraId="58A73B14" w14:textId="77777777" w:rsidR="00FA30CB" w:rsidRDefault="00FA30CB" w:rsidP="00E025E7">
      <w:pPr>
        <w:rPr>
          <w:rFonts w:ascii="Arial" w:hAnsi="Arial" w:cs="Arial"/>
          <w:sz w:val="28"/>
          <w:szCs w:val="28"/>
        </w:rPr>
      </w:pPr>
    </w:p>
    <w:p w14:paraId="22925572" w14:textId="77777777" w:rsidR="00826855" w:rsidRPr="005D0C31" w:rsidRDefault="00826855" w:rsidP="00826855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</w:rPr>
      </w:pPr>
      <w:r w:rsidRPr="005D0C31">
        <w:rPr>
          <w:rFonts w:ascii="Arial" w:hAnsi="Arial" w:cs="Arial"/>
          <w:b/>
          <w:sz w:val="28"/>
          <w:szCs w:val="28"/>
        </w:rPr>
        <w:t>SOROCABA, SP</w:t>
      </w:r>
    </w:p>
    <w:p w14:paraId="62E4AE75" w14:textId="77777777" w:rsidR="00826855" w:rsidRDefault="00826855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5D0C31">
        <w:rPr>
          <w:rFonts w:ascii="Arial" w:hAnsi="Arial" w:cs="Arial"/>
          <w:b/>
          <w:sz w:val="28"/>
          <w:szCs w:val="28"/>
        </w:rPr>
        <w:t>202</w:t>
      </w:r>
      <w:r w:rsidR="007E155C">
        <w:rPr>
          <w:rFonts w:ascii="Arial" w:hAnsi="Arial" w:cs="Arial"/>
          <w:b/>
          <w:sz w:val="28"/>
          <w:szCs w:val="28"/>
          <w:lang w:val="en-US"/>
        </w:rPr>
        <w:t>6</w:t>
      </w:r>
    </w:p>
    <w:p w14:paraId="7A05B99C" w14:textId="77777777" w:rsidR="00D758B6" w:rsidRPr="00D758B6" w:rsidRDefault="00D758B6" w:rsidP="00D758B6">
      <w:pPr>
        <w:keepNext/>
        <w:keepLines/>
        <w:spacing w:before="480" w:after="0" w:line="276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D758B6">
        <w:rPr>
          <w:rFonts w:ascii="Arial" w:eastAsia="Times New Roman" w:hAnsi="Arial" w:cs="Arial"/>
          <w:b/>
          <w:bCs/>
          <w:sz w:val="28"/>
          <w:szCs w:val="28"/>
        </w:rPr>
        <w:lastRenderedPageBreak/>
        <w:t>LISTA DE ILUSTRAÇÕES</w:t>
      </w:r>
    </w:p>
    <w:p w14:paraId="48AE8038" w14:textId="77777777" w:rsidR="00D758B6" w:rsidRPr="00D758B6" w:rsidRDefault="00D758B6" w:rsidP="00D758B6">
      <w:pPr>
        <w:spacing w:after="200" w:line="276" w:lineRule="auto"/>
        <w:rPr>
          <w:rFonts w:ascii="Calibri" w:eastAsia="Calibri" w:hAnsi="Calibri" w:cs="Times New Roman"/>
        </w:rPr>
      </w:pPr>
    </w:p>
    <w:p w14:paraId="6979C992" w14:textId="77777777" w:rsidR="00445D8B" w:rsidRPr="00445D8B" w:rsidRDefault="00D758B6" w:rsidP="00445D8B">
      <w:pPr>
        <w:pStyle w:val="Sumrio2"/>
        <w:rPr>
          <w:rStyle w:val="Hyperlink"/>
        </w:rPr>
      </w:pPr>
      <w:r w:rsidRPr="00D758B6">
        <w:rPr>
          <w:rStyle w:val="Hyperlink"/>
          <w:color w:val="auto"/>
          <w:sz w:val="20"/>
          <w:szCs w:val="20"/>
        </w:rPr>
        <w:fldChar w:fldCharType="begin"/>
      </w:r>
      <w:r w:rsidRPr="00D758B6">
        <w:rPr>
          <w:rStyle w:val="Hyperlink"/>
          <w:color w:val="auto"/>
          <w:sz w:val="20"/>
          <w:szCs w:val="20"/>
        </w:rPr>
        <w:instrText xml:space="preserve"> TOC \h \z \c "Figura" </w:instrText>
      </w:r>
      <w:r w:rsidRPr="00D758B6">
        <w:rPr>
          <w:rStyle w:val="Hyperlink"/>
          <w:color w:val="auto"/>
          <w:sz w:val="20"/>
          <w:szCs w:val="20"/>
        </w:rPr>
        <w:fldChar w:fldCharType="separate"/>
      </w:r>
      <w:hyperlink w:anchor="_Toc239882537" w:history="1">
        <w:r w:rsidR="00445D8B" w:rsidRPr="00445D8B">
          <w:rPr>
            <w:rStyle w:val="Hyperlink"/>
          </w:rPr>
          <w:t>Figura 1 – Projeção de crescimento do comércio eletrônico no Brasil</w:t>
        </w:r>
        <w:r w:rsidR="00445D8B" w:rsidRPr="00445D8B">
          <w:rPr>
            <w:rStyle w:val="Hyperlink"/>
            <w:webHidden/>
          </w:rPr>
          <w:tab/>
        </w:r>
        <w:r w:rsidR="00445D8B" w:rsidRPr="00445D8B">
          <w:rPr>
            <w:rStyle w:val="Hyperlink"/>
            <w:webHidden/>
          </w:rPr>
          <w:fldChar w:fldCharType="begin"/>
        </w:r>
        <w:r w:rsidR="00445D8B" w:rsidRPr="00445D8B">
          <w:rPr>
            <w:rStyle w:val="Hyperlink"/>
            <w:webHidden/>
          </w:rPr>
          <w:instrText xml:space="preserve"> PAGEREF _Toc239882537 \h </w:instrText>
        </w:r>
        <w:r w:rsidR="00445D8B" w:rsidRPr="00445D8B">
          <w:rPr>
            <w:rStyle w:val="Hyperlink"/>
            <w:webHidden/>
          </w:rPr>
        </w:r>
        <w:r w:rsidR="00445D8B" w:rsidRPr="00445D8B">
          <w:rPr>
            <w:rStyle w:val="Hyperlink"/>
            <w:webHidden/>
          </w:rPr>
          <w:fldChar w:fldCharType="separate"/>
        </w:r>
        <w:r w:rsidR="00445D8B" w:rsidRPr="00445D8B">
          <w:rPr>
            <w:rStyle w:val="Hyperlink"/>
            <w:webHidden/>
          </w:rPr>
          <w:t>6</w:t>
        </w:r>
        <w:r w:rsidR="00445D8B" w:rsidRPr="00445D8B">
          <w:rPr>
            <w:rStyle w:val="Hyperlink"/>
            <w:webHidden/>
          </w:rPr>
          <w:fldChar w:fldCharType="end"/>
        </w:r>
      </w:hyperlink>
    </w:p>
    <w:p w14:paraId="0036CF18" w14:textId="77777777" w:rsidR="00445D8B" w:rsidRPr="00445D8B" w:rsidRDefault="00445D8B" w:rsidP="00445D8B">
      <w:pPr>
        <w:pStyle w:val="Sumrio2"/>
        <w:rPr>
          <w:rStyle w:val="Hyperlink"/>
        </w:rPr>
      </w:pPr>
      <w:hyperlink w:anchor="_Toc239882538" w:history="1">
        <w:r w:rsidRPr="00445D8B">
          <w:rPr>
            <w:rStyle w:val="Hyperlink"/>
          </w:rPr>
          <w:t>Figura 2 – Gráfico comparando as emissões entre carro e caminhão</w:t>
        </w:r>
        <w:r w:rsidRPr="00445D8B">
          <w:rPr>
            <w:rStyle w:val="Hyperlink"/>
            <w:webHidden/>
          </w:rPr>
          <w:tab/>
        </w:r>
        <w:r w:rsidRPr="00445D8B">
          <w:rPr>
            <w:rStyle w:val="Hyperlink"/>
            <w:webHidden/>
          </w:rPr>
          <w:fldChar w:fldCharType="begin"/>
        </w:r>
        <w:r w:rsidRPr="00445D8B">
          <w:rPr>
            <w:rStyle w:val="Hyperlink"/>
            <w:webHidden/>
          </w:rPr>
          <w:instrText xml:space="preserve"> PAGEREF _Toc239882538 \h </w:instrText>
        </w:r>
        <w:r w:rsidRPr="00445D8B">
          <w:rPr>
            <w:rStyle w:val="Hyperlink"/>
            <w:webHidden/>
          </w:rPr>
        </w:r>
        <w:r w:rsidRPr="00445D8B">
          <w:rPr>
            <w:rStyle w:val="Hyperlink"/>
            <w:webHidden/>
          </w:rPr>
          <w:fldChar w:fldCharType="separate"/>
        </w:r>
        <w:r w:rsidRPr="00445D8B">
          <w:rPr>
            <w:rStyle w:val="Hyperlink"/>
            <w:webHidden/>
          </w:rPr>
          <w:t>7</w:t>
        </w:r>
        <w:r w:rsidRPr="00445D8B">
          <w:rPr>
            <w:rStyle w:val="Hyperlink"/>
            <w:webHidden/>
          </w:rPr>
          <w:fldChar w:fldCharType="end"/>
        </w:r>
      </w:hyperlink>
    </w:p>
    <w:p w14:paraId="51B37228" w14:textId="77777777" w:rsidR="00445D8B" w:rsidRPr="00445D8B" w:rsidRDefault="00445D8B" w:rsidP="00445D8B">
      <w:pPr>
        <w:pStyle w:val="Sumrio2"/>
        <w:rPr>
          <w:rStyle w:val="Hyperlink"/>
        </w:rPr>
      </w:pPr>
      <w:hyperlink w:anchor="_Toc239882539" w:history="1">
        <w:r w:rsidRPr="00445D8B">
          <w:rPr>
            <w:rStyle w:val="Hyperlink"/>
          </w:rPr>
          <w:t>Figura 3 - Fluxograma geral da metodologia</w:t>
        </w:r>
        <w:r w:rsidRPr="00445D8B">
          <w:rPr>
            <w:rStyle w:val="Hyperlink"/>
            <w:webHidden/>
          </w:rPr>
          <w:tab/>
        </w:r>
        <w:r w:rsidRPr="00445D8B">
          <w:rPr>
            <w:rStyle w:val="Hyperlink"/>
            <w:webHidden/>
          </w:rPr>
          <w:fldChar w:fldCharType="begin"/>
        </w:r>
        <w:r w:rsidRPr="00445D8B">
          <w:rPr>
            <w:rStyle w:val="Hyperlink"/>
            <w:webHidden/>
          </w:rPr>
          <w:instrText xml:space="preserve"> PAGEREF _Toc239882539 \h </w:instrText>
        </w:r>
        <w:r w:rsidRPr="00445D8B">
          <w:rPr>
            <w:rStyle w:val="Hyperlink"/>
            <w:webHidden/>
          </w:rPr>
        </w:r>
        <w:r w:rsidRPr="00445D8B">
          <w:rPr>
            <w:rStyle w:val="Hyperlink"/>
            <w:webHidden/>
          </w:rPr>
          <w:fldChar w:fldCharType="separate"/>
        </w:r>
        <w:r w:rsidRPr="00445D8B">
          <w:rPr>
            <w:rStyle w:val="Hyperlink"/>
            <w:webHidden/>
          </w:rPr>
          <w:t>12</w:t>
        </w:r>
        <w:r w:rsidRPr="00445D8B">
          <w:rPr>
            <w:rStyle w:val="Hyperlink"/>
            <w:webHidden/>
          </w:rPr>
          <w:fldChar w:fldCharType="end"/>
        </w:r>
      </w:hyperlink>
    </w:p>
    <w:p w14:paraId="6C2F4956" w14:textId="77777777" w:rsidR="00445D8B" w:rsidRPr="00445D8B" w:rsidRDefault="00445D8B" w:rsidP="00445D8B">
      <w:pPr>
        <w:pStyle w:val="Sumrio2"/>
        <w:rPr>
          <w:rStyle w:val="Hyperlink"/>
        </w:rPr>
      </w:pPr>
      <w:hyperlink w:anchor="_Toc239882540" w:history="1">
        <w:r w:rsidRPr="00445D8B">
          <w:rPr>
            <w:rStyle w:val="Hyperlink"/>
          </w:rPr>
          <w:t>Figura 4 - Arquitetura da solução proposta</w:t>
        </w:r>
        <w:r w:rsidRPr="00445D8B">
          <w:rPr>
            <w:rStyle w:val="Hyperlink"/>
            <w:webHidden/>
          </w:rPr>
          <w:tab/>
        </w:r>
        <w:r w:rsidRPr="00445D8B">
          <w:rPr>
            <w:rStyle w:val="Hyperlink"/>
            <w:webHidden/>
          </w:rPr>
          <w:fldChar w:fldCharType="begin"/>
        </w:r>
        <w:r w:rsidRPr="00445D8B">
          <w:rPr>
            <w:rStyle w:val="Hyperlink"/>
            <w:webHidden/>
          </w:rPr>
          <w:instrText xml:space="preserve"> PAGEREF _Toc239882540 \h </w:instrText>
        </w:r>
        <w:r w:rsidRPr="00445D8B">
          <w:rPr>
            <w:rStyle w:val="Hyperlink"/>
            <w:webHidden/>
          </w:rPr>
        </w:r>
        <w:r w:rsidRPr="00445D8B">
          <w:rPr>
            <w:rStyle w:val="Hyperlink"/>
            <w:webHidden/>
          </w:rPr>
          <w:fldChar w:fldCharType="separate"/>
        </w:r>
        <w:r w:rsidRPr="00445D8B">
          <w:rPr>
            <w:rStyle w:val="Hyperlink"/>
            <w:webHidden/>
          </w:rPr>
          <w:t>14</w:t>
        </w:r>
        <w:r w:rsidRPr="00445D8B">
          <w:rPr>
            <w:rStyle w:val="Hyperlink"/>
            <w:webHidden/>
          </w:rPr>
          <w:fldChar w:fldCharType="end"/>
        </w:r>
      </w:hyperlink>
    </w:p>
    <w:p w14:paraId="6D1D6A8A" w14:textId="77777777" w:rsidR="00D758B6" w:rsidRPr="00D758B6" w:rsidRDefault="00D758B6" w:rsidP="00D758B6">
      <w:pPr>
        <w:pStyle w:val="ndicedeilustraes"/>
        <w:tabs>
          <w:tab w:val="right" w:leader="dot" w:pos="9736"/>
        </w:tabs>
        <w:spacing w:line="276" w:lineRule="auto"/>
        <w:ind w:left="440" w:hanging="440"/>
        <w:rPr>
          <w:rFonts w:ascii="Arial" w:eastAsia="Calibri" w:hAnsi="Arial" w:cs="Arial"/>
        </w:rPr>
      </w:pPr>
      <w:r w:rsidRPr="00D758B6">
        <w:rPr>
          <w:rStyle w:val="Hyperlink"/>
          <w:smallCaps/>
          <w:noProof/>
          <w:color w:val="auto"/>
          <w:sz w:val="20"/>
          <w:szCs w:val="20"/>
        </w:rPr>
        <w:fldChar w:fldCharType="end"/>
      </w:r>
    </w:p>
    <w:p w14:paraId="1C8D2B8B" w14:textId="77777777" w:rsidR="00D758B6" w:rsidRPr="00D758B6" w:rsidRDefault="00D758B6" w:rsidP="00D758B6">
      <w:pPr>
        <w:spacing w:after="200" w:line="276" w:lineRule="auto"/>
        <w:rPr>
          <w:rFonts w:ascii="Calibri" w:eastAsia="Calibri" w:hAnsi="Calibri" w:cs="Times New Roman"/>
        </w:rPr>
      </w:pPr>
    </w:p>
    <w:p w14:paraId="6ECC2D43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9F16544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CC6BA58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5EE7973C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5A1CDC2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5B5F7A12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8DAE245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00277A30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05874681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31A865C8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455843C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FBEA588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4FE14FA6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11B9717E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1243AE9E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498E8D95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CDA7114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6331184E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6D7E54E8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28C29B1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62823DE" w14:textId="77777777" w:rsidR="00D758B6" w:rsidRDefault="00D758B6" w:rsidP="00366BEB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CF5012B" w14:textId="77777777" w:rsidR="00154F16" w:rsidRDefault="00154F16" w:rsidP="00D758B6">
      <w:pPr>
        <w:tabs>
          <w:tab w:val="left" w:pos="6585"/>
        </w:tabs>
        <w:rPr>
          <w:rFonts w:ascii="Arial" w:hAnsi="Arial" w:cs="Arial"/>
          <w:b/>
          <w:sz w:val="28"/>
          <w:szCs w:val="28"/>
          <w:lang w:val="en-US"/>
        </w:rPr>
      </w:pPr>
    </w:p>
    <w:p w14:paraId="5E3AC2D5" w14:textId="77777777" w:rsidR="00A90F1C" w:rsidRPr="002D3EE2" w:rsidRDefault="00A90F1C" w:rsidP="00A90F1C">
      <w:pPr>
        <w:pStyle w:val="ndicedeilustraes"/>
        <w:tabs>
          <w:tab w:val="right" w:leader="dot" w:pos="8494"/>
        </w:tabs>
        <w:spacing w:line="360" w:lineRule="auto"/>
        <w:jc w:val="center"/>
        <w:rPr>
          <w:rFonts w:ascii="Arial" w:hAnsi="Arial" w:cs="Arial"/>
          <w:b/>
          <w:sz w:val="28"/>
          <w:szCs w:val="24"/>
          <w:lang w:val="en-US"/>
        </w:rPr>
      </w:pPr>
      <w:r w:rsidRPr="002D3EE2">
        <w:rPr>
          <w:rFonts w:ascii="Arial" w:hAnsi="Arial" w:cs="Arial"/>
          <w:b/>
          <w:sz w:val="28"/>
          <w:szCs w:val="24"/>
          <w:lang w:val="en-US"/>
        </w:rPr>
        <w:t>LISTA DE SIGLAS</w:t>
      </w:r>
    </w:p>
    <w:p w14:paraId="0F515B18" w14:textId="77777777" w:rsidR="00A90F1C" w:rsidRPr="002D3EE2" w:rsidRDefault="00A90F1C" w:rsidP="00A90F1C">
      <w:pPr>
        <w:rPr>
          <w:rFonts w:ascii="Arial" w:hAnsi="Arial"/>
          <w:bCs/>
          <w:sz w:val="32"/>
          <w:szCs w:val="32"/>
          <w:lang w:val="en-US"/>
        </w:rPr>
      </w:pPr>
    </w:p>
    <w:p w14:paraId="3F2068E8" w14:textId="77777777" w:rsidR="00A90F1C" w:rsidRPr="002D3EE2" w:rsidRDefault="00A90F1C" w:rsidP="00A90F1C">
      <w:pPr>
        <w:spacing w:after="0" w:line="360" w:lineRule="auto"/>
        <w:rPr>
          <w:rFonts w:ascii="Arial" w:hAnsi="Arial" w:cs="Arial"/>
          <w:sz w:val="24"/>
          <w:lang w:val="en-US"/>
        </w:rPr>
      </w:pPr>
      <w:r w:rsidRPr="002D3EE2">
        <w:rPr>
          <w:rFonts w:ascii="Arial" w:hAnsi="Arial" w:cs="Arial"/>
          <w:sz w:val="24"/>
          <w:lang w:val="en-US"/>
        </w:rPr>
        <w:t xml:space="preserve">API </w:t>
      </w:r>
      <w:r w:rsidRPr="002D3EE2">
        <w:rPr>
          <w:rFonts w:ascii="Arial" w:hAnsi="Arial" w:cs="Arial"/>
          <w:sz w:val="24"/>
          <w:lang w:val="en-US"/>
        </w:rPr>
        <w:tab/>
      </w:r>
      <w:r w:rsidRPr="002D3EE2">
        <w:rPr>
          <w:rFonts w:ascii="Arial" w:hAnsi="Arial" w:cs="Arial"/>
          <w:sz w:val="24"/>
          <w:lang w:val="en-US"/>
        </w:rPr>
        <w:tab/>
        <w:t>Application Programming Interface</w:t>
      </w:r>
    </w:p>
    <w:p w14:paraId="5965672B" w14:textId="77777777" w:rsidR="00A90F1C" w:rsidRPr="002D3EE2" w:rsidRDefault="00A90F1C" w:rsidP="00A90F1C">
      <w:pPr>
        <w:spacing w:after="0" w:line="360" w:lineRule="auto"/>
        <w:rPr>
          <w:rFonts w:ascii="Arial" w:hAnsi="Arial" w:cs="Arial"/>
          <w:sz w:val="24"/>
          <w:lang w:val="en-US"/>
        </w:rPr>
      </w:pPr>
      <w:r w:rsidRPr="002D3EE2">
        <w:rPr>
          <w:rFonts w:ascii="Arial" w:hAnsi="Arial" w:cs="Arial"/>
          <w:sz w:val="24"/>
          <w:lang w:val="en-US"/>
        </w:rPr>
        <w:t xml:space="preserve">BFF </w:t>
      </w:r>
      <w:r w:rsidRPr="002D3EE2">
        <w:rPr>
          <w:rFonts w:ascii="Arial" w:hAnsi="Arial" w:cs="Arial"/>
          <w:sz w:val="24"/>
          <w:lang w:val="en-US"/>
        </w:rPr>
        <w:tab/>
      </w:r>
      <w:r w:rsidRPr="002D3EE2">
        <w:rPr>
          <w:rFonts w:ascii="Arial" w:hAnsi="Arial" w:cs="Arial"/>
          <w:sz w:val="24"/>
          <w:lang w:val="en-US"/>
        </w:rPr>
        <w:tab/>
        <w:t>Backend-for-Frontend</w:t>
      </w:r>
    </w:p>
    <w:p w14:paraId="2233C320" w14:textId="77777777" w:rsidR="00A90F1C" w:rsidRPr="00A90F1C" w:rsidRDefault="00A90F1C" w:rsidP="00A90F1C">
      <w:pPr>
        <w:spacing w:after="0" w:line="360" w:lineRule="auto"/>
        <w:rPr>
          <w:rFonts w:ascii="Arial" w:hAnsi="Arial" w:cs="Arial"/>
          <w:sz w:val="24"/>
        </w:rPr>
      </w:pPr>
      <w:r w:rsidRPr="00A90F1C">
        <w:rPr>
          <w:rFonts w:ascii="Arial" w:hAnsi="Arial" w:cs="Arial"/>
          <w:sz w:val="24"/>
        </w:rPr>
        <w:t>ODS</w:t>
      </w:r>
      <w:r w:rsidRPr="00A90F1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Pr="00A90F1C">
        <w:rPr>
          <w:rFonts w:ascii="Arial" w:hAnsi="Arial" w:cs="Arial"/>
          <w:sz w:val="24"/>
        </w:rPr>
        <w:t>Objetivos de Desenvolvimento Sustentável</w:t>
      </w:r>
    </w:p>
    <w:p w14:paraId="36D168AF" w14:textId="77777777" w:rsidR="00A90F1C" w:rsidRPr="00A90F1C" w:rsidRDefault="00A90F1C" w:rsidP="00A90F1C">
      <w:pPr>
        <w:spacing w:after="0" w:line="360" w:lineRule="auto"/>
        <w:rPr>
          <w:rFonts w:ascii="Arial" w:hAnsi="Arial" w:cs="Arial"/>
          <w:sz w:val="24"/>
        </w:rPr>
      </w:pPr>
      <w:r w:rsidRPr="00A90F1C">
        <w:rPr>
          <w:rFonts w:ascii="Arial" w:hAnsi="Arial" w:cs="Arial"/>
          <w:sz w:val="24"/>
        </w:rPr>
        <w:t>SDUI</w:t>
      </w:r>
      <w:r w:rsidRPr="00A90F1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Pr="00A90F1C">
        <w:rPr>
          <w:rFonts w:ascii="Arial" w:hAnsi="Arial" w:cs="Arial"/>
          <w:sz w:val="24"/>
        </w:rPr>
        <w:t>Server-</w:t>
      </w:r>
      <w:proofErr w:type="spellStart"/>
      <w:r w:rsidRPr="00A90F1C">
        <w:rPr>
          <w:rFonts w:ascii="Arial" w:hAnsi="Arial" w:cs="Arial"/>
          <w:sz w:val="24"/>
        </w:rPr>
        <w:t>Driven</w:t>
      </w:r>
      <w:proofErr w:type="spellEnd"/>
      <w:r w:rsidRPr="00A90F1C">
        <w:rPr>
          <w:rFonts w:ascii="Arial" w:hAnsi="Arial" w:cs="Arial"/>
          <w:sz w:val="24"/>
        </w:rPr>
        <w:t xml:space="preserve"> UI</w:t>
      </w:r>
    </w:p>
    <w:p w14:paraId="1AA9D50C" w14:textId="77777777" w:rsidR="00A90F1C" w:rsidRPr="002D3EE2" w:rsidRDefault="00A90F1C" w:rsidP="00A90F1C">
      <w:pPr>
        <w:spacing w:after="0" w:line="360" w:lineRule="auto"/>
        <w:rPr>
          <w:rFonts w:ascii="Arial" w:hAnsi="Arial" w:cs="Arial"/>
          <w:sz w:val="24"/>
          <w:lang w:val="en-US"/>
        </w:rPr>
      </w:pPr>
      <w:r w:rsidRPr="002D3EE2">
        <w:rPr>
          <w:rFonts w:ascii="Arial" w:hAnsi="Arial" w:cs="Arial"/>
          <w:sz w:val="24"/>
          <w:lang w:val="en-US"/>
        </w:rPr>
        <w:t xml:space="preserve">JSON </w:t>
      </w:r>
      <w:r w:rsidRPr="002D3EE2">
        <w:rPr>
          <w:rFonts w:ascii="Arial" w:hAnsi="Arial" w:cs="Arial"/>
          <w:sz w:val="24"/>
          <w:lang w:val="en-US"/>
        </w:rPr>
        <w:tab/>
      </w:r>
      <w:r w:rsidRPr="002D3EE2">
        <w:rPr>
          <w:rFonts w:ascii="Arial" w:hAnsi="Arial" w:cs="Arial"/>
          <w:sz w:val="24"/>
          <w:lang w:val="en-US"/>
        </w:rPr>
        <w:tab/>
        <w:t>JavaScript Object Notation</w:t>
      </w:r>
    </w:p>
    <w:p w14:paraId="005EEE2D" w14:textId="77777777" w:rsidR="00A90F1C" w:rsidRPr="002D3EE2" w:rsidRDefault="00A90F1C" w:rsidP="00A90F1C">
      <w:pPr>
        <w:spacing w:after="0" w:line="360" w:lineRule="auto"/>
        <w:rPr>
          <w:rFonts w:ascii="Arial" w:hAnsi="Arial" w:cs="Arial"/>
          <w:sz w:val="24"/>
          <w:lang w:val="en-US"/>
        </w:rPr>
      </w:pPr>
      <w:r w:rsidRPr="002D3EE2">
        <w:rPr>
          <w:rFonts w:ascii="Arial" w:hAnsi="Arial" w:cs="Arial"/>
          <w:sz w:val="24"/>
          <w:lang w:val="en-US"/>
        </w:rPr>
        <w:t xml:space="preserve">UI </w:t>
      </w:r>
      <w:r w:rsidRPr="002D3EE2">
        <w:rPr>
          <w:rFonts w:ascii="Arial" w:hAnsi="Arial" w:cs="Arial"/>
          <w:sz w:val="24"/>
          <w:lang w:val="en-US"/>
        </w:rPr>
        <w:tab/>
      </w:r>
      <w:r w:rsidRPr="002D3EE2">
        <w:rPr>
          <w:rFonts w:ascii="Arial" w:hAnsi="Arial" w:cs="Arial"/>
          <w:sz w:val="24"/>
          <w:lang w:val="en-US"/>
        </w:rPr>
        <w:tab/>
        <w:t>User Interface</w:t>
      </w:r>
    </w:p>
    <w:p w14:paraId="54E3EC65" w14:textId="77777777" w:rsidR="00A90F1C" w:rsidRPr="00A90F1C" w:rsidRDefault="00A90F1C" w:rsidP="00A90F1C">
      <w:pPr>
        <w:spacing w:after="0" w:line="360" w:lineRule="auto"/>
        <w:rPr>
          <w:rFonts w:ascii="Arial" w:hAnsi="Arial" w:cs="Arial"/>
          <w:sz w:val="24"/>
        </w:rPr>
      </w:pPr>
      <w:r w:rsidRPr="00A90F1C">
        <w:rPr>
          <w:rFonts w:ascii="Arial" w:hAnsi="Arial" w:cs="Arial"/>
          <w:sz w:val="24"/>
        </w:rPr>
        <w:t xml:space="preserve">UX </w:t>
      </w:r>
      <w:r w:rsidRPr="00A90F1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proofErr w:type="spellStart"/>
      <w:r w:rsidRPr="00A90F1C">
        <w:rPr>
          <w:rFonts w:ascii="Arial" w:hAnsi="Arial" w:cs="Arial"/>
          <w:sz w:val="24"/>
        </w:rPr>
        <w:t>User</w:t>
      </w:r>
      <w:proofErr w:type="spellEnd"/>
      <w:r w:rsidRPr="00A90F1C">
        <w:rPr>
          <w:rFonts w:ascii="Arial" w:hAnsi="Arial" w:cs="Arial"/>
          <w:sz w:val="24"/>
        </w:rPr>
        <w:t xml:space="preserve"> Experience</w:t>
      </w:r>
    </w:p>
    <w:p w14:paraId="46F0B370" w14:textId="77777777" w:rsidR="00000000" w:rsidRDefault="00000000">
      <w:pPr>
        <w:tabs>
          <w:tab w:val="left" w:pos="6585"/>
        </w:tabs>
        <w:jc w:val="center"/>
        <w:rPr>
          <w:rFonts w:ascii="Arial" w:hAnsi="Arial" w:cs="Arial"/>
          <w:b/>
          <w:sz w:val="28"/>
          <w:szCs w:val="28"/>
          <w:lang w:val="en-US"/>
          <w:rPrChange w:id="13" w:author="BRENO DE PADUA SOARES" w:date="2026-03-30T16:33:00Z">
            <w:rPr>
              <w:rFonts w:ascii="Arial" w:hAnsi="Arial" w:cs="Arial"/>
              <w:b/>
              <w:sz w:val="28"/>
              <w:szCs w:val="28"/>
            </w:rPr>
          </w:rPrChange>
        </w:rPr>
        <w:sectPr w:rsidR="00000000" w:rsidSect="0088343C">
          <w:headerReference w:type="default" r:id="rId8"/>
          <w:headerReference w:type="first" r:id="rId9"/>
          <w:pgSz w:w="11906" w:h="16838"/>
          <w:pgMar w:top="1701" w:right="1134" w:bottom="1134" w:left="1701" w:header="1134" w:footer="709" w:gutter="0"/>
          <w:cols w:space="708"/>
          <w:titlePg/>
          <w:docGrid w:linePitch="360"/>
        </w:sectPr>
        <w:pPrChange w:id="14" w:author="Guilherme Magarotti" w:date="2026-03-30T15:36:00Z">
          <w:pPr>
            <w:spacing w:after="0" w:line="240" w:lineRule="auto"/>
          </w:pPr>
        </w:pPrChange>
      </w:pPr>
      <w:bookmarkStart w:id="15" w:name="_Toc10994982"/>
      <w:bookmarkStart w:id="16" w:name="_Toc11325911"/>
    </w:p>
    <w:bookmarkEnd w:id="15"/>
    <w:bookmarkEnd w:id="16"/>
    <w:p w14:paraId="1B20A243" w14:textId="77777777" w:rsidR="00D64B75" w:rsidRDefault="00D64B75" w:rsidP="007E155C">
      <w:pPr>
        <w:jc w:val="center"/>
        <w:rPr>
          <w:rFonts w:ascii="Arial" w:hAnsi="Arial" w:cs="Arial"/>
          <w:b/>
          <w:bCs/>
          <w:sz w:val="28"/>
        </w:rPr>
      </w:pPr>
      <w:r w:rsidRPr="00D5352B">
        <w:rPr>
          <w:rFonts w:ascii="Arial" w:hAnsi="Arial" w:cs="Arial"/>
          <w:b/>
          <w:bCs/>
          <w:sz w:val="28"/>
        </w:rPr>
        <w:lastRenderedPageBreak/>
        <w:t>SUMÁRIO</w:t>
      </w:r>
    </w:p>
    <w:p w14:paraId="4DFD9E42" w14:textId="77777777" w:rsidR="00C8537C" w:rsidRPr="00501459" w:rsidRDefault="00C8537C" w:rsidP="0050145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A11614" w14:textId="4FD06A55" w:rsidR="00503B05" w:rsidRDefault="00F37912">
      <w:pPr>
        <w:pStyle w:val="Sumrio1"/>
        <w:rPr>
          <w:rFonts w:asciiTheme="minorHAnsi" w:eastAsiaTheme="minorEastAsia" w:hAnsiTheme="minorHAnsi" w:cstheme="minorBidi"/>
          <w:b w:val="0"/>
          <w:bCs w:val="0"/>
          <w:kern w:val="2"/>
          <w:lang w:eastAsia="pt-BR"/>
          <w14:ligatures w14:val="standardContextual"/>
        </w:rPr>
      </w:pPr>
      <w:r w:rsidRPr="00501459">
        <w:rPr>
          <w:b w:val="0"/>
          <w:bCs w:val="0"/>
        </w:rPr>
        <w:fldChar w:fldCharType="begin"/>
      </w:r>
      <w:r w:rsidRPr="00501459">
        <w:rPr>
          <w:b w:val="0"/>
          <w:bCs w:val="0"/>
        </w:rPr>
        <w:instrText xml:space="preserve"> TOC \o "1-5" \h \z \u </w:instrText>
      </w:r>
      <w:r w:rsidRPr="00501459">
        <w:rPr>
          <w:b w:val="0"/>
          <w:bCs w:val="0"/>
        </w:rPr>
        <w:fldChar w:fldCharType="separate"/>
      </w:r>
      <w:hyperlink w:anchor="_Toc242701791" w:history="1">
        <w:r w:rsidR="00503B05" w:rsidRPr="002567AD">
          <w:rPr>
            <w:rStyle w:val="Hyperlink"/>
          </w:rPr>
          <w:t>1 INTRODUÇÃO</w:t>
        </w:r>
        <w:r w:rsidR="00503B05">
          <w:rPr>
            <w:webHidden/>
          </w:rPr>
          <w:tab/>
        </w:r>
        <w:r w:rsidR="00503B05">
          <w:rPr>
            <w:webHidden/>
          </w:rPr>
          <w:fldChar w:fldCharType="begin"/>
        </w:r>
        <w:r w:rsidR="00503B05">
          <w:rPr>
            <w:webHidden/>
          </w:rPr>
          <w:instrText xml:space="preserve"> PAGEREF _Toc242701791 \h </w:instrText>
        </w:r>
        <w:r w:rsidR="00503B05">
          <w:rPr>
            <w:webHidden/>
          </w:rPr>
        </w:r>
        <w:r w:rsidR="00503B05">
          <w:rPr>
            <w:webHidden/>
          </w:rPr>
          <w:fldChar w:fldCharType="separate"/>
        </w:r>
        <w:r w:rsidR="00503B05">
          <w:rPr>
            <w:webHidden/>
          </w:rPr>
          <w:t>4</w:t>
        </w:r>
        <w:r w:rsidR="00503B05">
          <w:rPr>
            <w:webHidden/>
          </w:rPr>
          <w:fldChar w:fldCharType="end"/>
        </w:r>
      </w:hyperlink>
    </w:p>
    <w:p w14:paraId="0CD8BEE8" w14:textId="5CD9D0D1" w:rsidR="00503B05" w:rsidRDefault="00503B05">
      <w:pPr>
        <w:pStyle w:val="Sumrio1"/>
        <w:rPr>
          <w:rFonts w:asciiTheme="minorHAnsi" w:eastAsiaTheme="minorEastAsia" w:hAnsiTheme="minorHAnsi" w:cstheme="minorBidi"/>
          <w:b w:val="0"/>
          <w:bCs w:val="0"/>
          <w:kern w:val="2"/>
          <w:lang w:eastAsia="pt-BR"/>
          <w14:ligatures w14:val="standardContextual"/>
        </w:rPr>
      </w:pPr>
      <w:hyperlink w:anchor="_Toc242701792" w:history="1">
        <w:r w:rsidRPr="002567AD">
          <w:rPr>
            <w:rStyle w:val="Hyperlink"/>
          </w:rPr>
          <w:t>2 CRESCIMENTO DO COMÉRCIO ELETRÔNICO NO BRASIL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208240" w14:textId="7314475B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793" w:history="1">
        <w:r w:rsidRPr="002567AD">
          <w:rPr>
            <w:rStyle w:val="Hyperlink"/>
          </w:rPr>
          <w:t>2.1 SUSTENTABILIDADE E LOGÍSTICA VERDE NO E-COMMERCE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431C563" w14:textId="348EEF30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794" w:history="1">
        <w:r w:rsidRPr="002567AD">
          <w:rPr>
            <w:rStyle w:val="Hyperlink"/>
          </w:rPr>
          <w:t>2.2 ARQUITETURAS MODERNAS PARA INTERFACES DINÂMICAS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46E55C8" w14:textId="0601A33A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795" w:history="1">
        <w:r w:rsidRPr="002567AD">
          <w:rPr>
            <w:rStyle w:val="Hyperlink"/>
            <w:rFonts w:cs="Arial"/>
            <w:noProof/>
          </w:rPr>
          <w:t xml:space="preserve">2.2.1 </w:t>
        </w:r>
        <w:r w:rsidRPr="002567AD">
          <w:rPr>
            <w:rStyle w:val="Hyperlink"/>
            <w:rFonts w:cs="Arial"/>
            <w:i/>
            <w:iCs/>
            <w:noProof/>
          </w:rPr>
          <w:t>Server-Driven UI</w:t>
        </w:r>
        <w:r w:rsidRPr="002567AD">
          <w:rPr>
            <w:rStyle w:val="Hyperlink"/>
            <w:rFonts w:cs="Arial"/>
            <w:noProof/>
          </w:rPr>
          <w:t xml:space="preserve"> (SDUI)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DDCC4B" w14:textId="2ADD3ED3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796" w:history="1">
        <w:r w:rsidRPr="002567AD">
          <w:rPr>
            <w:rStyle w:val="Hyperlink"/>
            <w:rFonts w:cs="Arial"/>
            <w:noProof/>
          </w:rPr>
          <w:t xml:space="preserve">2.2.2 </w:t>
        </w:r>
        <w:r w:rsidRPr="002567AD">
          <w:rPr>
            <w:rStyle w:val="Hyperlink"/>
            <w:rFonts w:cs="Arial"/>
            <w:i/>
            <w:iCs/>
            <w:noProof/>
          </w:rPr>
          <w:t>Backend-for-Frontend</w:t>
        </w:r>
        <w:r w:rsidRPr="002567AD">
          <w:rPr>
            <w:rStyle w:val="Hyperlink"/>
            <w:rFonts w:cs="Arial"/>
            <w:noProof/>
          </w:rPr>
          <w:t xml:space="preserve"> (BFF)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F35601" w14:textId="4FA23259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797" w:history="1">
        <w:r w:rsidRPr="002567AD">
          <w:rPr>
            <w:rStyle w:val="Hyperlink"/>
            <w:rFonts w:cs="Arial"/>
            <w:noProof/>
          </w:rPr>
          <w:t xml:space="preserve">2.2.3 </w:t>
        </w:r>
        <w:r w:rsidRPr="002567AD">
          <w:rPr>
            <w:rStyle w:val="Hyperlink"/>
            <w:rFonts w:cs="Arial"/>
            <w:i/>
            <w:iCs/>
            <w:noProof/>
          </w:rPr>
          <w:t>Micro-frontends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37287A" w14:textId="6B6FCAD7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798" w:history="1">
        <w:r w:rsidRPr="002567AD">
          <w:rPr>
            <w:rStyle w:val="Hyperlink"/>
          </w:rPr>
          <w:t>2.3 CÁLCULO DA PEGADA DE CARBONO NA LOGÍSTICA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B188812" w14:textId="49E018E5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799" w:history="1">
        <w:r w:rsidRPr="002567AD">
          <w:rPr>
            <w:rStyle w:val="Hyperlink"/>
          </w:rPr>
          <w:t>2.4 TECNOLOGIAS APLICADAS À PERSONALIZAÇÃO DE INTERFACES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728D369" w14:textId="558E2377" w:rsidR="00503B05" w:rsidRDefault="00503B05">
      <w:pPr>
        <w:pStyle w:val="Sumrio1"/>
        <w:rPr>
          <w:rFonts w:asciiTheme="minorHAnsi" w:eastAsiaTheme="minorEastAsia" w:hAnsiTheme="minorHAnsi" w:cstheme="minorBidi"/>
          <w:b w:val="0"/>
          <w:bCs w:val="0"/>
          <w:kern w:val="2"/>
          <w:lang w:eastAsia="pt-BR"/>
          <w14:ligatures w14:val="standardContextual"/>
        </w:rPr>
      </w:pPr>
      <w:hyperlink w:anchor="_Toc242701800" w:history="1">
        <w:r w:rsidRPr="002567AD">
          <w:rPr>
            <w:rStyle w:val="Hyperlink"/>
          </w:rPr>
          <w:t>3 METODOLOGIA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44337D1" w14:textId="3FBBCE63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01" w:history="1">
        <w:r w:rsidRPr="002567AD">
          <w:rPr>
            <w:rStyle w:val="Hyperlink"/>
          </w:rPr>
          <w:t>3.1 TRATAMENTO E EXPLORAÇÃO DO DATASET PÚBLICO DA OLIST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1C10A25" w14:textId="7515121D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02" w:history="1">
        <w:r w:rsidRPr="002567AD">
          <w:rPr>
            <w:rStyle w:val="Hyperlink"/>
          </w:rPr>
          <w:t>3.2 MODELAGEM DA ARQUITETURA DE SOFTWARE E FLUXOS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5AEF048" w14:textId="6E8910C0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03" w:history="1">
        <w:r w:rsidRPr="002567AD">
          <w:rPr>
            <w:rStyle w:val="Hyperlink"/>
          </w:rPr>
          <w:t>3.3 CONFIGURAÇÃO DOS TESTES E DAS MÉTRICAS DE DESEMPENHO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344AE89" w14:textId="155D36BC" w:rsidR="00503B05" w:rsidRDefault="00503B05">
      <w:pPr>
        <w:pStyle w:val="Sumrio1"/>
        <w:rPr>
          <w:rFonts w:asciiTheme="minorHAnsi" w:eastAsiaTheme="minorEastAsia" w:hAnsiTheme="minorHAnsi" w:cstheme="minorBidi"/>
          <w:b w:val="0"/>
          <w:bCs w:val="0"/>
          <w:kern w:val="2"/>
          <w:lang w:eastAsia="pt-BR"/>
          <w14:ligatures w14:val="standardContextual"/>
        </w:rPr>
      </w:pPr>
      <w:hyperlink w:anchor="_Toc242701804" w:history="1">
        <w:r w:rsidRPr="002567AD">
          <w:rPr>
            <w:rStyle w:val="Hyperlink"/>
          </w:rPr>
          <w:t>4 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CE86FF9" w14:textId="6D38EEEF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05" w:history="1">
        <w:r w:rsidRPr="002567AD">
          <w:rPr>
            <w:rStyle w:val="Hyperlink"/>
          </w:rPr>
          <w:t>4.1 ESPECIFICAÇÃO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C1C71C2" w14:textId="125EB594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06" w:history="1">
        <w:r w:rsidRPr="002567AD">
          <w:rPr>
            <w:rStyle w:val="Hyperlink"/>
            <w:rFonts w:cs="Arial"/>
            <w:noProof/>
          </w:rPr>
          <w:t>4.1.1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44F233" w14:textId="0630A131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07" w:history="1">
        <w:r w:rsidRPr="002567AD">
          <w:rPr>
            <w:rStyle w:val="Hyperlink"/>
            <w:rFonts w:cs="Arial"/>
            <w:noProof/>
          </w:rPr>
          <w:t>4.1.2 Requisitos não funcionais, métricas e 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0C5663" w14:textId="4DBC3593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08" w:history="1">
        <w:r w:rsidRPr="002567AD">
          <w:rPr>
            <w:rStyle w:val="Hyperlink"/>
            <w:rFonts w:cs="Arial"/>
            <w:noProof/>
          </w:rPr>
          <w:t>4.1.3 Delimitações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5ACEDB" w14:textId="2D8F795B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09" w:history="1">
        <w:r w:rsidRPr="002567AD">
          <w:rPr>
            <w:rStyle w:val="Hyperlink"/>
          </w:rPr>
          <w:t>4.2 PROJETO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CBE9EEA" w14:textId="5B623407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10" w:history="1">
        <w:r w:rsidRPr="002567AD">
          <w:rPr>
            <w:rStyle w:val="Hyperlink"/>
            <w:noProof/>
          </w:rPr>
          <w:t>4.2.1 Organização em Vertical Slices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E384D9" w14:textId="0CBC586A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11" w:history="1">
        <w:r w:rsidRPr="002567AD">
          <w:rPr>
            <w:rStyle w:val="Hyperlink"/>
            <w:noProof/>
          </w:rPr>
          <w:t>4.2.2 Modelo de dados relacional (PostgreSQL)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6C4CD4" w14:textId="6758108B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12" w:history="1">
        <w:r w:rsidRPr="002567AD">
          <w:rPr>
            <w:rStyle w:val="Hyperlink"/>
            <w:noProof/>
          </w:rPr>
          <w:t>4.2.3 Contrato SDUI (esquema e tipos de componentes)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CC2C3F" w14:textId="136B3DE0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13" w:history="1">
        <w:r w:rsidRPr="002567AD">
          <w:rPr>
            <w:rStyle w:val="Hyperlink"/>
          </w:rPr>
          <w:t>4.3 IMPLEMENTAÇÃO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2CA2E73" w14:textId="48F3C2FC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14" w:history="1">
        <w:r w:rsidRPr="002567AD">
          <w:rPr>
            <w:rStyle w:val="Hyperlink"/>
            <w:noProof/>
          </w:rPr>
          <w:t>4.3.1 Tratamento e carga do dataset Olist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64C926" w14:textId="7D2A6E75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15" w:history="1">
        <w:r w:rsidRPr="002567AD">
          <w:rPr>
            <w:rStyle w:val="Hyperlink"/>
            <w:noProof/>
          </w:rPr>
          <w:t>4.3.2 BFF em FastAPI: motor de cálculo logístico e cache (Redis)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856256" w14:textId="2A48E83E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16" w:history="1">
        <w:r w:rsidRPr="002567AD">
          <w:rPr>
            <w:rStyle w:val="Hyperlink"/>
            <w:noProof/>
          </w:rPr>
          <w:t>4.3.3 Engine SDUI no servidor e renderizador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1A6B8A" w14:textId="571B7EF4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17" w:history="1">
        <w:r w:rsidRPr="002567AD">
          <w:rPr>
            <w:rStyle w:val="Hyperlink"/>
            <w:noProof/>
          </w:rPr>
          <w:t>4.3.4 Ambiente de execução (Docker Compose)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9C4EFF" w14:textId="0353DCE7" w:rsidR="00503B05" w:rsidRDefault="00503B05">
      <w:pPr>
        <w:pStyle w:val="Sumrio1"/>
        <w:rPr>
          <w:rFonts w:asciiTheme="minorHAnsi" w:eastAsiaTheme="minorEastAsia" w:hAnsiTheme="minorHAnsi" w:cstheme="minorBidi"/>
          <w:b w:val="0"/>
          <w:bCs w:val="0"/>
          <w:kern w:val="2"/>
          <w:lang w:eastAsia="pt-BR"/>
          <w14:ligatures w14:val="standardContextual"/>
        </w:rPr>
      </w:pPr>
      <w:hyperlink w:anchor="_Toc242701818" w:history="1">
        <w:r w:rsidRPr="002567AD">
          <w:rPr>
            <w:rStyle w:val="Hyperlink"/>
          </w:rPr>
          <w:t>5 RESULTADOS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98F5984" w14:textId="2DEEE257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19" w:history="1">
        <w:r w:rsidRPr="002567AD">
          <w:rPr>
            <w:rStyle w:val="Hyperlink"/>
          </w:rPr>
          <w:t>5.1 RESULTADOS QUANTITATIVOS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B69DE5E" w14:textId="51AA493F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20" w:history="1">
        <w:r w:rsidRPr="002567AD">
          <w:rPr>
            <w:rStyle w:val="Hyperlink"/>
            <w:noProof/>
          </w:rPr>
          <w:t>5.1.1 Qualidade e cobertura dos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7848595" w14:textId="1187C535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21" w:history="1">
        <w:r w:rsidRPr="002567AD">
          <w:rPr>
            <w:rStyle w:val="Hyperlink"/>
            <w:noProof/>
          </w:rPr>
          <w:t>5.1.2 Verificação funcional do motor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0558E7" w14:textId="7E3BCAE5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22" w:history="1">
        <w:r w:rsidRPr="002567AD">
          <w:rPr>
            <w:rStyle w:val="Hyperlink"/>
            <w:noProof/>
          </w:rPr>
          <w:t>5.1.3 Acurácia da distância: Haversine × OSRM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308377" w14:textId="761B95D1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23" w:history="1">
        <w:r w:rsidRPr="002567AD">
          <w:rPr>
            <w:rStyle w:val="Hyperlink"/>
            <w:noProof/>
          </w:rPr>
          <w:t>5.1.4 Potencial estimado de redução de emissões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303524" w14:textId="527C2540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24" w:history="1">
        <w:r w:rsidRPr="002567AD">
          <w:rPr>
            <w:rStyle w:val="Hyperlink"/>
            <w:noProof/>
          </w:rPr>
          <w:t>5.1.5 Desempenho sob carga e efeito do cache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734F70" w14:textId="4B3D8FBF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25" w:history="1">
        <w:r w:rsidRPr="002567AD">
          <w:rPr>
            <w:rStyle w:val="Hyperlink"/>
          </w:rPr>
          <w:t>5.2 RESULTADOS QUALITATIVO-ESTRUTURAIS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40BB5FB8" w14:textId="56559224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26" w:history="1">
        <w:r w:rsidRPr="002567AD">
          <w:rPr>
            <w:rStyle w:val="Hyperlink"/>
            <w:noProof/>
          </w:rPr>
          <w:t>5.2.1 Desacoplamento por mutação de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53DC33" w14:textId="0A93AA52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27" w:history="1">
        <w:r w:rsidRPr="002567AD">
          <w:rPr>
            <w:rStyle w:val="Hyperlink"/>
            <w:noProof/>
          </w:rPr>
          <w:t>5.2.2 Robustez do contrato: componentes desconhecidos e dados insuficientes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F337FDE" w14:textId="537B8ABC" w:rsidR="00503B05" w:rsidRDefault="00503B05">
      <w:pPr>
        <w:pStyle w:val="Sumrio1"/>
        <w:rPr>
          <w:rFonts w:asciiTheme="minorHAnsi" w:eastAsiaTheme="minorEastAsia" w:hAnsiTheme="minorHAnsi" w:cstheme="minorBidi"/>
          <w:b w:val="0"/>
          <w:bCs w:val="0"/>
          <w:kern w:val="2"/>
          <w:lang w:eastAsia="pt-BR"/>
          <w14:ligatures w14:val="standardContextual"/>
        </w:rPr>
      </w:pPr>
      <w:hyperlink w:anchor="_Toc242701828" w:history="1">
        <w:r w:rsidRPr="002567AD">
          <w:rPr>
            <w:rStyle w:val="Hyperlink"/>
          </w:rPr>
          <w:t>6 DISCUSSÃO E CONSIDERAÇÕES FINAIS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5BD64DA" w14:textId="45EFA1B3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29" w:history="1">
        <w:r w:rsidRPr="002567AD">
          <w:rPr>
            <w:rStyle w:val="Hyperlink"/>
          </w:rPr>
          <w:t>6.1 DISCUSSÃO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DD2ED1D" w14:textId="4C89CDAF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30" w:history="1">
        <w:r w:rsidRPr="002567AD">
          <w:rPr>
            <w:rStyle w:val="Hyperlink"/>
            <w:noProof/>
          </w:rPr>
          <w:t>6.1.1 Relação de compromisso no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FDF5D5C" w14:textId="0E100026" w:rsidR="00503B05" w:rsidRDefault="00503B05">
      <w:pPr>
        <w:pStyle w:val="Sumrio3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01831" w:history="1">
        <w:r w:rsidRPr="002567AD">
          <w:rPr>
            <w:rStyle w:val="Hyperlink"/>
            <w:noProof/>
          </w:rPr>
          <w:t>6.1.2 Aderência aos objetivos e 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0D5495" w14:textId="046BA2D1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32" w:history="1">
        <w:r w:rsidRPr="002567AD">
          <w:rPr>
            <w:rStyle w:val="Hyperlink"/>
          </w:rPr>
          <w:t>6.2 LIMITAÇÕES E AMEAÇAS À VALIDADE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572C0E1" w14:textId="51643389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33" w:history="1">
        <w:r w:rsidRPr="002567AD">
          <w:rPr>
            <w:rStyle w:val="Hyperlink"/>
          </w:rPr>
          <w:t>6.3 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E5E4F08" w14:textId="5A5C2A91" w:rsidR="00503B05" w:rsidRDefault="00503B05">
      <w:pPr>
        <w:pStyle w:val="Sumrio2"/>
        <w:rPr>
          <w:rFonts w:asciiTheme="minorHAnsi" w:eastAsiaTheme="minorEastAsia" w:hAnsiTheme="minorHAnsi" w:cstheme="minorBidi"/>
          <w:bCs w:val="0"/>
          <w:kern w:val="2"/>
          <w:lang w:eastAsia="pt-BR"/>
          <w14:ligatures w14:val="standardContextual"/>
        </w:rPr>
      </w:pPr>
      <w:hyperlink w:anchor="_Toc242701834" w:history="1">
        <w:r w:rsidRPr="002567AD">
          <w:rPr>
            <w:rStyle w:val="Hyperlink"/>
          </w:rPr>
          <w:t>6.4 TRABALHOS FUTUROS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530AB0D5" w14:textId="6B5ADF62" w:rsidR="00503B05" w:rsidRDefault="00503B05">
      <w:pPr>
        <w:pStyle w:val="Sumrio1"/>
        <w:rPr>
          <w:rFonts w:asciiTheme="minorHAnsi" w:eastAsiaTheme="minorEastAsia" w:hAnsiTheme="minorHAnsi" w:cstheme="minorBidi"/>
          <w:b w:val="0"/>
          <w:bCs w:val="0"/>
          <w:kern w:val="2"/>
          <w:lang w:eastAsia="pt-BR"/>
          <w14:ligatures w14:val="standardContextual"/>
        </w:rPr>
      </w:pPr>
      <w:hyperlink w:anchor="_Toc242701835" w:history="1">
        <w:r w:rsidRPr="002567AD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_Toc242701835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74E223D" w14:textId="5C2ECDCB" w:rsidR="00074EE4" w:rsidRDefault="00F37912" w:rsidP="001E4F96">
      <w:pPr>
        <w:spacing w:line="360" w:lineRule="auto"/>
        <w:rPr>
          <w:rFonts w:ascii="Arial" w:hAnsi="Arial" w:cs="Arial"/>
          <w:b/>
          <w:bCs/>
        </w:rPr>
        <w:sectPr w:rsidR="00074EE4" w:rsidSect="00D61039">
          <w:headerReference w:type="default" r:id="rId10"/>
          <w:headerReference w:type="first" r:id="rId11"/>
          <w:pgSz w:w="11906" w:h="16838"/>
          <w:pgMar w:top="1701" w:right="1134" w:bottom="1134" w:left="1701" w:header="1134" w:footer="709" w:gutter="0"/>
          <w:pgNumType w:start="4"/>
          <w:cols w:space="708"/>
          <w:titlePg/>
          <w:docGrid w:linePitch="360"/>
        </w:sectPr>
      </w:pPr>
      <w:r w:rsidRPr="00501459"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5B843229" w14:textId="77777777" w:rsidR="00692994" w:rsidRDefault="00692994" w:rsidP="0018625E">
      <w:pPr>
        <w:pStyle w:val="Ttulo1"/>
        <w:spacing w:line="360" w:lineRule="auto"/>
        <w:rPr>
          <w:lang w:val="pt-BR"/>
        </w:rPr>
      </w:pPr>
      <w:bookmarkStart w:id="17" w:name="_Toc242701791"/>
      <w:r w:rsidRPr="00D5352B">
        <w:rPr>
          <w:lang w:val="pt-BR"/>
        </w:rPr>
        <w:lastRenderedPageBreak/>
        <w:t>1 INTRODUÇÃO</w:t>
      </w:r>
      <w:bookmarkEnd w:id="17"/>
    </w:p>
    <w:p w14:paraId="79852AFA" w14:textId="77777777" w:rsidR="008720A8" w:rsidRDefault="008720A8" w:rsidP="00501459">
      <w:pPr>
        <w:pStyle w:val="Ttulo1"/>
        <w:spacing w:before="0" w:line="360" w:lineRule="auto"/>
        <w:rPr>
          <w:lang w:val="pt-BR"/>
        </w:rPr>
      </w:pPr>
    </w:p>
    <w:p w14:paraId="04CEC218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>Este estudo apresenta o cenário de crescimento acelerado do comércio eletrônico brasileiro e os desafios técnicos e ambientais que acompanham essa expansão. O aumento progressivo do consumo digital exige não apenas interfaces que se adaptem rapidamente a diferentes contextos, mas também a adoção de práticas sustentáveis na logística de entrega.</w:t>
      </w:r>
    </w:p>
    <w:p w14:paraId="0AF8BD35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 xml:space="preserve">Com a expansão do </w:t>
      </w:r>
      <w:r>
        <w:rPr>
          <w:rFonts w:ascii="Arial" w:hAnsi="Arial" w:cs="Arial"/>
          <w:bCs/>
          <w:i/>
          <w:sz w:val="24"/>
        </w:rPr>
        <w:t>e-commerce</w:t>
      </w:r>
      <w:r>
        <w:rPr>
          <w:rFonts w:ascii="Arial" w:hAnsi="Arial" w:cs="Arial"/>
          <w:bCs/>
          <w:iCs/>
          <w:sz w:val="24"/>
        </w:rPr>
        <w:t>, a manutenção das interfaces enfrenta gargalos provenientes da rigidez do código no lado do cliente, demandando ciclos frequentes de atualização e publicação. Paralelamente, surge a necessidade de uma logística verde como resposta aos impactos ambientais gerados pelo transporte de mercadorias, como as emissões de gases de efeito estufa.</w:t>
      </w:r>
    </w:p>
    <w:p w14:paraId="037F4D5C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 xml:space="preserve">Com plataformas como a Olist democratizando o acesso ao mercado para pequenos comerciantes, surge a problemática central: projetar uma infraestrutura de </w:t>
      </w:r>
      <w:r>
        <w:rPr>
          <w:rFonts w:ascii="Arial" w:hAnsi="Arial" w:cs="Arial"/>
          <w:bCs/>
          <w:i/>
          <w:sz w:val="24"/>
        </w:rPr>
        <w:t>software</w:t>
      </w:r>
      <w:r>
        <w:rPr>
          <w:rFonts w:ascii="Arial" w:hAnsi="Arial" w:cs="Arial"/>
          <w:bCs/>
          <w:iCs/>
          <w:sz w:val="24"/>
        </w:rPr>
        <w:t xml:space="preserve"> capaz de orquestrar interfaces de forma dinâmica, eliminando a dependência de atualizações no </w:t>
      </w:r>
      <w:r>
        <w:rPr>
          <w:rFonts w:ascii="Arial" w:hAnsi="Arial" w:cs="Arial"/>
          <w:bCs/>
          <w:i/>
          <w:sz w:val="24"/>
        </w:rPr>
        <w:t>front</w:t>
      </w:r>
      <w:r>
        <w:rPr>
          <w:rFonts w:ascii="Arial" w:hAnsi="Arial" w:cs="Arial"/>
          <w:bCs/>
          <w:i/>
          <w:sz w:val="24"/>
        </w:rPr>
        <w:noBreakHyphen/>
      </w:r>
      <w:proofErr w:type="spellStart"/>
      <w:r>
        <w:rPr>
          <w:rFonts w:ascii="Arial" w:hAnsi="Arial" w:cs="Arial"/>
          <w:bCs/>
          <w:i/>
          <w:sz w:val="24"/>
        </w:rPr>
        <w:t>end</w:t>
      </w:r>
      <w:proofErr w:type="spellEnd"/>
      <w:r>
        <w:rPr>
          <w:rFonts w:ascii="Arial" w:hAnsi="Arial" w:cs="Arial"/>
          <w:bCs/>
          <w:iCs/>
          <w:sz w:val="24"/>
        </w:rPr>
        <w:t xml:space="preserve"> e, simultaneamente, incentivando escolhas logísticas de menor impacto ambiental.</w:t>
      </w:r>
    </w:p>
    <w:p w14:paraId="45C77141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 xml:space="preserve">O objetivo geral deste trabalho é desenvolver uma </w:t>
      </w:r>
      <w:proofErr w:type="spellStart"/>
      <w:r>
        <w:rPr>
          <w:rFonts w:ascii="Arial" w:hAnsi="Arial" w:cs="Arial"/>
          <w:bCs/>
          <w:i/>
          <w:sz w:val="24"/>
        </w:rPr>
        <w:t>engine</w:t>
      </w:r>
      <w:proofErr w:type="spellEnd"/>
      <w:r>
        <w:rPr>
          <w:rFonts w:ascii="Arial" w:hAnsi="Arial" w:cs="Arial"/>
          <w:bCs/>
          <w:iCs/>
          <w:sz w:val="24"/>
        </w:rPr>
        <w:t xml:space="preserve"> de </w:t>
      </w:r>
      <w:r>
        <w:rPr>
          <w:rFonts w:ascii="Arial" w:hAnsi="Arial" w:cs="Arial"/>
          <w:bCs/>
          <w:i/>
          <w:sz w:val="24"/>
        </w:rPr>
        <w:t>Server-</w:t>
      </w:r>
      <w:proofErr w:type="spellStart"/>
      <w:r>
        <w:rPr>
          <w:rFonts w:ascii="Arial" w:hAnsi="Arial" w:cs="Arial"/>
          <w:bCs/>
          <w:i/>
          <w:sz w:val="24"/>
        </w:rPr>
        <w:t>Driven</w:t>
      </w:r>
      <w:proofErr w:type="spellEnd"/>
      <w:r>
        <w:rPr>
          <w:rFonts w:ascii="Arial" w:hAnsi="Arial" w:cs="Arial"/>
          <w:bCs/>
          <w:i/>
          <w:sz w:val="24"/>
        </w:rPr>
        <w:t xml:space="preserve"> UI</w:t>
      </w:r>
      <w:r>
        <w:rPr>
          <w:rFonts w:ascii="Arial" w:hAnsi="Arial" w:cs="Arial"/>
          <w:bCs/>
          <w:iCs/>
          <w:sz w:val="24"/>
        </w:rPr>
        <w:t xml:space="preserve"> (SDUI) que utilize o </w:t>
      </w:r>
      <w:proofErr w:type="spellStart"/>
      <w:r>
        <w:rPr>
          <w:rFonts w:ascii="Arial" w:hAnsi="Arial" w:cs="Arial"/>
          <w:bCs/>
          <w:i/>
          <w:sz w:val="24"/>
        </w:rPr>
        <w:t>dataset</w:t>
      </w:r>
      <w:proofErr w:type="spellEnd"/>
      <w:r>
        <w:rPr>
          <w:rFonts w:ascii="Arial" w:hAnsi="Arial" w:cs="Arial"/>
          <w:bCs/>
          <w:iCs/>
          <w:sz w:val="24"/>
        </w:rPr>
        <w:t xml:space="preserve"> real da Olist para fornecer personalização contextual da interface de forma automatizada e adaptativa. Para atingir este propósito, definiram-se os seguintes objetivos específicos:</w:t>
      </w:r>
    </w:p>
    <w:p w14:paraId="0F50923F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 xml:space="preserve">a) projetar uma arquitetura SDUI orientada a contexto, eliminando a dependência de atualizações constantes no </w:t>
      </w:r>
      <w:r>
        <w:rPr>
          <w:rFonts w:ascii="Arial" w:hAnsi="Arial" w:cs="Arial"/>
          <w:bCs/>
          <w:i/>
          <w:sz w:val="24"/>
        </w:rPr>
        <w:t>front-</w:t>
      </w:r>
      <w:proofErr w:type="spellStart"/>
      <w:r>
        <w:rPr>
          <w:rFonts w:ascii="Arial" w:hAnsi="Arial" w:cs="Arial"/>
          <w:bCs/>
          <w:i/>
          <w:sz w:val="24"/>
        </w:rPr>
        <w:t>end</w:t>
      </w:r>
      <w:proofErr w:type="spellEnd"/>
      <w:r>
        <w:rPr>
          <w:rFonts w:ascii="Arial" w:hAnsi="Arial" w:cs="Arial"/>
          <w:bCs/>
          <w:iCs/>
          <w:sz w:val="24"/>
        </w:rPr>
        <w:t>;</w:t>
      </w:r>
    </w:p>
    <w:p w14:paraId="2107473E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 xml:space="preserve">b) implementar uma </w:t>
      </w:r>
      <w:proofErr w:type="spellStart"/>
      <w:r>
        <w:rPr>
          <w:rFonts w:ascii="Arial" w:hAnsi="Arial" w:cs="Arial"/>
          <w:bCs/>
          <w:i/>
          <w:sz w:val="24"/>
        </w:rPr>
        <w:t>engine</w:t>
      </w:r>
      <w:proofErr w:type="spellEnd"/>
      <w:r>
        <w:rPr>
          <w:rFonts w:ascii="Arial" w:hAnsi="Arial" w:cs="Arial"/>
          <w:bCs/>
          <w:iCs/>
          <w:sz w:val="24"/>
        </w:rPr>
        <w:t xml:space="preserve"> de cálculo de pegada de carbono logística, utilizando a metodologia baseada em atividade (</w:t>
      </w:r>
      <w:proofErr w:type="spellStart"/>
      <w:r>
        <w:rPr>
          <w:rFonts w:ascii="Arial" w:hAnsi="Arial" w:cs="Arial"/>
          <w:bCs/>
          <w:i/>
          <w:sz w:val="24"/>
        </w:rPr>
        <w:t>Activity-Based</w:t>
      </w:r>
      <w:proofErr w:type="spellEnd"/>
      <w:r>
        <w:rPr>
          <w:rFonts w:ascii="Arial" w:hAnsi="Arial" w:cs="Arial"/>
          <w:bCs/>
          <w:iCs/>
          <w:sz w:val="24"/>
        </w:rPr>
        <w:t>);</w:t>
      </w:r>
    </w:p>
    <w:p w14:paraId="2F44CC86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>c) integrar a personalização da interface com dados logísticos, para identificar compras locais e destacar alternativas de menor impacto ambiental;</w:t>
      </w:r>
    </w:p>
    <w:p w14:paraId="7D66F097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>d) avaliar o desempenho e a flexibilidade da solução proposta, validando a capacidade da infraestrutura em suportar a demanda exigida.</w:t>
      </w:r>
    </w:p>
    <w:p w14:paraId="7128CEBB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>Considerando que micro e pequenas empresas brasileiras enfrentam barreiras de competitividade, o tema mostra</w:t>
      </w:r>
      <w:r>
        <w:rPr>
          <w:rFonts w:ascii="Arial" w:hAnsi="Arial" w:cs="Arial"/>
          <w:bCs/>
          <w:iCs/>
          <w:sz w:val="24"/>
        </w:rPr>
        <w:noBreakHyphen/>
        <w:t xml:space="preserve">se não apenas atual, mas também altamente pertinente ao cenário tecnológico nacional. A justificativa fundamenta-se nos Objetivos de Desenvolvimento Sustentável (ODS) 8, 9 e 12 da ONU, promovendo a inovação </w:t>
      </w:r>
      <w:r>
        <w:rPr>
          <w:rFonts w:ascii="Arial" w:hAnsi="Arial" w:cs="Arial"/>
          <w:bCs/>
          <w:iCs/>
          <w:sz w:val="24"/>
        </w:rPr>
        <w:lastRenderedPageBreak/>
        <w:t xml:space="preserve">industrial, o crescimento econômico e o incentivo ao consumo responsável. O setor de </w:t>
      </w:r>
      <w:r>
        <w:rPr>
          <w:rFonts w:ascii="Arial" w:hAnsi="Arial" w:cs="Arial"/>
          <w:bCs/>
          <w:i/>
          <w:sz w:val="24"/>
        </w:rPr>
        <w:t>e-commerce</w:t>
      </w:r>
      <w:r>
        <w:rPr>
          <w:rFonts w:ascii="Arial" w:hAnsi="Arial" w:cs="Arial"/>
          <w:bCs/>
          <w:iCs/>
          <w:sz w:val="24"/>
        </w:rPr>
        <w:t xml:space="preserve"> e a sociedade precisam aliar inovação tecnológica com responsabilidade ambiental para a resolução desta questão.</w:t>
      </w:r>
    </w:p>
    <w:p w14:paraId="458FE221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 xml:space="preserve">Para desenvolver o presente estudo, adotou-se a </w:t>
      </w:r>
      <w:r>
        <w:rPr>
          <w:rFonts w:ascii="Arial" w:hAnsi="Arial" w:cs="Arial"/>
          <w:bCs/>
          <w:i/>
          <w:sz w:val="24"/>
        </w:rPr>
        <w:t xml:space="preserve">Vertical </w:t>
      </w:r>
      <w:proofErr w:type="spellStart"/>
      <w:r>
        <w:rPr>
          <w:rFonts w:ascii="Arial" w:hAnsi="Arial" w:cs="Arial"/>
          <w:bCs/>
          <w:i/>
          <w:sz w:val="24"/>
        </w:rPr>
        <w:t>Slice</w:t>
      </w:r>
      <w:proofErr w:type="spellEnd"/>
      <w:r>
        <w:rPr>
          <w:rFonts w:ascii="Arial" w:hAnsi="Arial" w:cs="Arial"/>
          <w:bCs/>
          <w:i/>
          <w:sz w:val="24"/>
        </w:rPr>
        <w:t xml:space="preserve"> </w:t>
      </w:r>
      <w:proofErr w:type="spellStart"/>
      <w:r>
        <w:rPr>
          <w:rFonts w:ascii="Arial" w:hAnsi="Arial" w:cs="Arial"/>
          <w:bCs/>
          <w:i/>
          <w:sz w:val="24"/>
        </w:rPr>
        <w:t>Architecture</w:t>
      </w:r>
      <w:proofErr w:type="spellEnd"/>
      <w:r>
        <w:rPr>
          <w:rFonts w:ascii="Arial" w:hAnsi="Arial" w:cs="Arial"/>
          <w:bCs/>
          <w:iCs/>
          <w:sz w:val="24"/>
        </w:rPr>
        <w:t xml:space="preserve"> e o padrão </w:t>
      </w:r>
      <w:proofErr w:type="spellStart"/>
      <w:r>
        <w:rPr>
          <w:rFonts w:ascii="Arial" w:hAnsi="Arial" w:cs="Arial"/>
          <w:bCs/>
          <w:i/>
          <w:sz w:val="24"/>
        </w:rPr>
        <w:t>Backend</w:t>
      </w:r>
      <w:proofErr w:type="spellEnd"/>
      <w:r>
        <w:rPr>
          <w:rFonts w:ascii="Arial" w:hAnsi="Arial" w:cs="Arial"/>
          <w:bCs/>
          <w:i/>
          <w:sz w:val="24"/>
        </w:rPr>
        <w:t>-for-</w:t>
      </w:r>
      <w:proofErr w:type="spellStart"/>
      <w:r>
        <w:rPr>
          <w:rFonts w:ascii="Arial" w:hAnsi="Arial" w:cs="Arial"/>
          <w:bCs/>
          <w:i/>
          <w:sz w:val="24"/>
        </w:rPr>
        <w:t>Frontend</w:t>
      </w:r>
      <w:proofErr w:type="spellEnd"/>
      <w:r>
        <w:rPr>
          <w:rFonts w:ascii="Arial" w:hAnsi="Arial" w:cs="Arial"/>
          <w:bCs/>
          <w:iCs/>
          <w:sz w:val="24"/>
        </w:rPr>
        <w:t xml:space="preserve"> (BFF). O projeto utiliza o </w:t>
      </w:r>
      <w:proofErr w:type="spellStart"/>
      <w:r>
        <w:rPr>
          <w:rFonts w:ascii="Arial" w:hAnsi="Arial" w:cs="Arial"/>
          <w:bCs/>
          <w:i/>
          <w:sz w:val="24"/>
        </w:rPr>
        <w:t>dataset</w:t>
      </w:r>
      <w:proofErr w:type="spellEnd"/>
      <w:r>
        <w:rPr>
          <w:rFonts w:ascii="Arial" w:hAnsi="Arial" w:cs="Arial"/>
          <w:bCs/>
          <w:iCs/>
          <w:sz w:val="24"/>
        </w:rPr>
        <w:t xml:space="preserve"> público da Olist, composto por mais de 100 mil pedidos, que servirá como base de dados real para validação da </w:t>
      </w:r>
      <w:proofErr w:type="spellStart"/>
      <w:r>
        <w:rPr>
          <w:rFonts w:ascii="Arial" w:hAnsi="Arial" w:cs="Arial"/>
          <w:bCs/>
          <w:i/>
          <w:sz w:val="24"/>
        </w:rPr>
        <w:t>engine</w:t>
      </w:r>
      <w:proofErr w:type="spellEnd"/>
      <w:r>
        <w:rPr>
          <w:rFonts w:ascii="Arial" w:hAnsi="Arial" w:cs="Arial"/>
          <w:bCs/>
          <w:iCs/>
          <w:sz w:val="24"/>
        </w:rPr>
        <w:t xml:space="preserve"> e dos mecanismos de personalização. O </w:t>
      </w:r>
      <w:proofErr w:type="spellStart"/>
      <w:r>
        <w:rPr>
          <w:rFonts w:ascii="Arial" w:hAnsi="Arial" w:cs="Arial"/>
          <w:bCs/>
          <w:i/>
          <w:sz w:val="24"/>
        </w:rPr>
        <w:t>back-end</w:t>
      </w:r>
      <w:proofErr w:type="spellEnd"/>
      <w:r>
        <w:rPr>
          <w:rFonts w:ascii="Arial" w:hAnsi="Arial" w:cs="Arial"/>
          <w:bCs/>
          <w:iCs/>
          <w:sz w:val="24"/>
        </w:rPr>
        <w:t xml:space="preserve"> será implementado em </w:t>
      </w:r>
      <w:proofErr w:type="spellStart"/>
      <w:r>
        <w:rPr>
          <w:rFonts w:ascii="Arial" w:hAnsi="Arial" w:cs="Arial"/>
          <w:bCs/>
          <w:iCs/>
          <w:sz w:val="24"/>
        </w:rPr>
        <w:t>FastAPI</w:t>
      </w:r>
      <w:proofErr w:type="spellEnd"/>
      <w:r>
        <w:rPr>
          <w:rFonts w:ascii="Arial" w:hAnsi="Arial" w:cs="Arial"/>
          <w:bCs/>
          <w:iCs/>
          <w:sz w:val="24"/>
        </w:rPr>
        <w:t xml:space="preserve">, enquanto o </w:t>
      </w:r>
      <w:r>
        <w:rPr>
          <w:rFonts w:ascii="Arial" w:hAnsi="Arial" w:cs="Arial"/>
          <w:bCs/>
          <w:i/>
          <w:sz w:val="24"/>
        </w:rPr>
        <w:t>front-</w:t>
      </w:r>
      <w:proofErr w:type="spellStart"/>
      <w:r>
        <w:rPr>
          <w:rFonts w:ascii="Arial" w:hAnsi="Arial" w:cs="Arial"/>
          <w:bCs/>
          <w:i/>
          <w:sz w:val="24"/>
        </w:rPr>
        <w:t>end</w:t>
      </w:r>
      <w:proofErr w:type="spellEnd"/>
      <w:r>
        <w:rPr>
          <w:rFonts w:ascii="Arial" w:hAnsi="Arial" w:cs="Arial"/>
          <w:bCs/>
          <w:iCs/>
          <w:sz w:val="24"/>
        </w:rPr>
        <w:t xml:space="preserve"> em </w:t>
      </w:r>
      <w:proofErr w:type="spellStart"/>
      <w:r>
        <w:rPr>
          <w:rFonts w:ascii="Arial" w:hAnsi="Arial" w:cs="Arial"/>
          <w:bCs/>
          <w:iCs/>
          <w:sz w:val="24"/>
        </w:rPr>
        <w:t>React</w:t>
      </w:r>
      <w:proofErr w:type="spellEnd"/>
      <w:r>
        <w:rPr>
          <w:rFonts w:ascii="Arial" w:hAnsi="Arial" w:cs="Arial"/>
          <w:bCs/>
          <w:iCs/>
          <w:sz w:val="24"/>
        </w:rPr>
        <w:t xml:space="preserve"> atuará como um renderizador genérico. A validação técnica será realizada por meio de testes de carga com a ferramenta </w:t>
      </w:r>
      <w:proofErr w:type="spellStart"/>
      <w:r>
        <w:rPr>
          <w:rFonts w:ascii="Arial" w:hAnsi="Arial" w:cs="Arial"/>
          <w:bCs/>
          <w:iCs/>
          <w:sz w:val="24"/>
        </w:rPr>
        <w:t>Locust</w:t>
      </w:r>
      <w:proofErr w:type="spellEnd"/>
      <w:r>
        <w:rPr>
          <w:rFonts w:ascii="Arial" w:hAnsi="Arial" w:cs="Arial"/>
          <w:bCs/>
          <w:iCs/>
          <w:sz w:val="24"/>
        </w:rPr>
        <w:t xml:space="preserve">, visando mensurar a latência e a vazão sob estresse, com o uso de </w:t>
      </w:r>
      <w:r>
        <w:rPr>
          <w:rFonts w:ascii="Arial" w:hAnsi="Arial" w:cs="Arial"/>
          <w:bCs/>
          <w:i/>
          <w:sz w:val="24"/>
        </w:rPr>
        <w:t>cache</w:t>
      </w:r>
      <w:r>
        <w:rPr>
          <w:rFonts w:ascii="Arial" w:hAnsi="Arial" w:cs="Arial"/>
          <w:bCs/>
          <w:iCs/>
          <w:sz w:val="24"/>
        </w:rPr>
        <w:t xml:space="preserve"> em Redis.</w:t>
      </w:r>
    </w:p>
    <w:p w14:paraId="3BE2F21E" w14:textId="77777777" w:rsidR="00692994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 xml:space="preserve">Além da aplicação prática, a metodologia inclui um levantamento bibliográfico embasado em fontes recentes (2022 a 2026). Autores de relevância na área de arquitetura de </w:t>
      </w:r>
      <w:r>
        <w:rPr>
          <w:rFonts w:ascii="Arial" w:hAnsi="Arial" w:cs="Arial"/>
          <w:bCs/>
          <w:i/>
          <w:sz w:val="24"/>
        </w:rPr>
        <w:t>software</w:t>
      </w:r>
      <w:r>
        <w:rPr>
          <w:rFonts w:ascii="Arial" w:hAnsi="Arial" w:cs="Arial"/>
          <w:bCs/>
          <w:iCs/>
          <w:sz w:val="24"/>
        </w:rPr>
        <w:t xml:space="preserve">, como Rocha (2022), com seus estudos sobre microsserviços orientados a eventos, e </w:t>
      </w:r>
      <w:proofErr w:type="spellStart"/>
      <w:r>
        <w:rPr>
          <w:rFonts w:ascii="Arial" w:hAnsi="Arial" w:cs="Arial"/>
          <w:bCs/>
          <w:iCs/>
          <w:sz w:val="24"/>
        </w:rPr>
        <w:t>Rappl</w:t>
      </w:r>
      <w:proofErr w:type="spellEnd"/>
      <w:r>
        <w:rPr>
          <w:rFonts w:ascii="Arial" w:hAnsi="Arial" w:cs="Arial"/>
          <w:bCs/>
          <w:iCs/>
          <w:sz w:val="24"/>
        </w:rPr>
        <w:t xml:space="preserve"> (2024), abordando a escalabilidade de interfaces dinâmicas e </w:t>
      </w:r>
      <w:proofErr w:type="spellStart"/>
      <w:r>
        <w:rPr>
          <w:rFonts w:ascii="Arial" w:hAnsi="Arial" w:cs="Arial"/>
          <w:bCs/>
          <w:i/>
          <w:sz w:val="24"/>
        </w:rPr>
        <w:t>micro-frontends</w:t>
      </w:r>
      <w:proofErr w:type="spellEnd"/>
      <w:r>
        <w:rPr>
          <w:rFonts w:ascii="Arial" w:hAnsi="Arial" w:cs="Arial"/>
          <w:bCs/>
          <w:iCs/>
          <w:sz w:val="24"/>
        </w:rPr>
        <w:t xml:space="preserve">, ofereceram fundamentação teórica relevante para o desenvolvimento da </w:t>
      </w:r>
      <w:proofErr w:type="spellStart"/>
      <w:r>
        <w:rPr>
          <w:rFonts w:ascii="Arial" w:hAnsi="Arial" w:cs="Arial"/>
          <w:bCs/>
          <w:i/>
          <w:sz w:val="24"/>
        </w:rPr>
        <w:t>engine</w:t>
      </w:r>
      <w:proofErr w:type="spellEnd"/>
      <w:r>
        <w:rPr>
          <w:rFonts w:ascii="Arial" w:hAnsi="Arial" w:cs="Arial"/>
          <w:bCs/>
          <w:iCs/>
          <w:sz w:val="24"/>
        </w:rPr>
        <w:t>. Essa pesquisa, aliada a publicações institucionais da ONU Brasil, visa à exposição de argumentos técnicos e sustentáveis que propiciam um bom entendimento de toda a infraestrutura proposta.</w:t>
      </w:r>
    </w:p>
    <w:p w14:paraId="0C6F327B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20F05A66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3FC8B9FF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1294354B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5ACD46ED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1026D348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3C843B30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37DF6599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10496B29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6BA0CFCB" w14:textId="77777777" w:rsidR="00102749" w:rsidRDefault="00102749" w:rsidP="0010274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13509F07" w14:textId="77777777" w:rsidR="00547015" w:rsidRDefault="00547015" w:rsidP="00C1423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16F181D3" w14:textId="77777777" w:rsidR="00547015" w:rsidRDefault="00547015" w:rsidP="00C1423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4A0E2A8F" w14:textId="77777777" w:rsidR="00547015" w:rsidRDefault="00547015" w:rsidP="00C1423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1C837E8D" w14:textId="77777777" w:rsidR="00547015" w:rsidRDefault="00547015" w:rsidP="00C14239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7B9AAF73" w14:textId="77777777" w:rsidR="00547015" w:rsidRPr="004B056E" w:rsidRDefault="00547015" w:rsidP="004B056E">
      <w:pPr>
        <w:pStyle w:val="Ttulo1"/>
        <w:spacing w:line="360" w:lineRule="auto"/>
        <w:rPr>
          <w:lang w:val="pt-BR"/>
        </w:rPr>
      </w:pPr>
      <w:bookmarkStart w:id="18" w:name="_Toc242701792"/>
      <w:r w:rsidRPr="004B056E">
        <w:rPr>
          <w:lang w:val="pt-BR"/>
        </w:rPr>
        <w:lastRenderedPageBreak/>
        <w:t>2 CRESCIMENTO DO COMÉRCIO ELETRÔNICO NO BRASIL</w:t>
      </w:r>
      <w:bookmarkEnd w:id="18"/>
    </w:p>
    <w:p w14:paraId="7849D2DF" w14:textId="77777777" w:rsidR="00547015" w:rsidRDefault="00547015" w:rsidP="00547015">
      <w:pPr>
        <w:spacing w:line="360" w:lineRule="auto"/>
        <w:jc w:val="both"/>
        <w:rPr>
          <w:rFonts w:ascii="Arial" w:hAnsi="Arial"/>
          <w:bCs/>
        </w:rPr>
      </w:pPr>
    </w:p>
    <w:p w14:paraId="432BBE35" w14:textId="77777777" w:rsidR="00013DD2" w:rsidRPr="00013DD2" w:rsidRDefault="00013DD2" w:rsidP="00013DD2">
      <w:pPr>
        <w:spacing w:line="360" w:lineRule="auto"/>
        <w:ind w:firstLine="708"/>
        <w:jc w:val="both"/>
        <w:rPr>
          <w:rFonts w:ascii="Arial" w:hAnsi="Arial" w:cs="Arial"/>
          <w:bCs/>
          <w:iCs/>
          <w:sz w:val="24"/>
        </w:rPr>
      </w:pPr>
      <w:r w:rsidRPr="00013DD2">
        <w:rPr>
          <w:rFonts w:ascii="Arial" w:hAnsi="Arial" w:cs="Arial"/>
          <w:bCs/>
          <w:iCs/>
          <w:sz w:val="24"/>
        </w:rPr>
        <w:t xml:space="preserve">Este capítulo apresenta o panorama do crescimento do comércio eletrônico no Brasil e suas implicações nas operações logísticas e nas arquiteturas de </w:t>
      </w:r>
      <w:r w:rsidRPr="0092006C">
        <w:rPr>
          <w:rFonts w:ascii="Arial" w:hAnsi="Arial" w:cs="Arial"/>
          <w:bCs/>
          <w:i/>
          <w:sz w:val="24"/>
        </w:rPr>
        <w:t>software</w:t>
      </w:r>
      <w:r w:rsidRPr="00013DD2">
        <w:rPr>
          <w:rFonts w:ascii="Arial" w:hAnsi="Arial" w:cs="Arial"/>
          <w:bCs/>
          <w:iCs/>
          <w:sz w:val="24"/>
        </w:rPr>
        <w:t xml:space="preserve">. Inicialmente, aborda-se a expansão do </w:t>
      </w:r>
      <w:r w:rsidR="005150C9" w:rsidRPr="005150C9">
        <w:rPr>
          <w:rFonts w:ascii="Arial" w:hAnsi="Arial" w:cs="Arial"/>
          <w:bCs/>
          <w:i/>
          <w:sz w:val="24"/>
        </w:rPr>
        <w:t>e-commerce</w:t>
      </w:r>
      <w:r w:rsidRPr="00013DD2">
        <w:rPr>
          <w:rFonts w:ascii="Arial" w:hAnsi="Arial" w:cs="Arial"/>
          <w:bCs/>
          <w:iCs/>
          <w:sz w:val="24"/>
        </w:rPr>
        <w:t xml:space="preserve"> e a necessidade emergente de práticas de sustentabilidade por meio da logística verde. Em seguida, discutem-se arquiteturas modernas para interfaces dinâmicas, essenciais para suportar essa demanda. Por fim, detalha-se o cálculo da pegada de carbono na logística e as tecnologias aplicadas à personalização dessas plataformas.</w:t>
      </w:r>
    </w:p>
    <w:p w14:paraId="002CC136" w14:textId="77777777" w:rsidR="00230DDB" w:rsidRPr="00230DDB" w:rsidRDefault="00013DD2" w:rsidP="00013DD2">
      <w:pPr>
        <w:spacing w:line="360" w:lineRule="auto"/>
        <w:ind w:firstLine="708"/>
        <w:jc w:val="both"/>
        <w:rPr>
          <w:rFonts w:ascii="Arial" w:hAnsi="Arial" w:cs="Arial"/>
          <w:bCs/>
          <w:iCs/>
          <w:sz w:val="24"/>
        </w:rPr>
      </w:pPr>
      <w:r w:rsidRPr="00013DD2">
        <w:rPr>
          <w:rFonts w:ascii="Arial" w:hAnsi="Arial" w:cs="Arial"/>
          <w:bCs/>
          <w:iCs/>
          <w:sz w:val="24"/>
        </w:rPr>
        <w:t>O crescimento exponencial do comércio eletrônico no Brasil exigiu que as empresas reavaliassem seus modelos de operação e a forma como interagem com os consumidores. Conforme ilustra a Figura 1, essa expansão não se limitou apenas ao volume de vendas, mas refletiu-se também em um aumento significativo da complexidade operacional. Para lidar com essa demanda, tornou-se necessária a adoção de plataformas de vendas que proporcionassem uma experiência de usuário mais fluida e personalizada (Oliveira, 2022).</w:t>
      </w:r>
    </w:p>
    <w:p w14:paraId="4FFCF2CF" w14:textId="77777777" w:rsidR="00445D8B" w:rsidRPr="00445D8B" w:rsidRDefault="00445D8B" w:rsidP="00445D8B">
      <w:pPr>
        <w:spacing w:line="360" w:lineRule="auto"/>
        <w:jc w:val="center"/>
        <w:rPr>
          <w:rFonts w:ascii="Arial" w:hAnsi="Arial" w:cs="Arial"/>
          <w:bCs/>
          <w:iCs/>
          <w:sz w:val="24"/>
        </w:rPr>
      </w:pPr>
      <w:bookmarkStart w:id="19" w:name="_Toc239882537"/>
      <w:r w:rsidRPr="00445D8B">
        <w:rPr>
          <w:rFonts w:ascii="Arial" w:hAnsi="Arial" w:cs="Arial"/>
          <w:bCs/>
          <w:iCs/>
          <w:sz w:val="24"/>
        </w:rPr>
        <w:t xml:space="preserve">Figura </w:t>
      </w:r>
      <w:r w:rsidRPr="00445D8B">
        <w:rPr>
          <w:rFonts w:ascii="Arial" w:hAnsi="Arial" w:cs="Arial"/>
          <w:bCs/>
          <w:iCs/>
          <w:sz w:val="24"/>
        </w:rPr>
        <w:fldChar w:fldCharType="begin"/>
      </w:r>
      <w:r w:rsidRPr="00445D8B">
        <w:rPr>
          <w:rFonts w:ascii="Arial" w:hAnsi="Arial" w:cs="Arial"/>
          <w:bCs/>
          <w:iCs/>
          <w:sz w:val="24"/>
        </w:rPr>
        <w:instrText xml:space="preserve"> SEQ Figura \* ARABIC </w:instrText>
      </w:r>
      <w:r w:rsidRPr="00445D8B">
        <w:rPr>
          <w:rFonts w:ascii="Arial" w:hAnsi="Arial" w:cs="Arial"/>
          <w:bCs/>
          <w:iCs/>
          <w:sz w:val="24"/>
        </w:rPr>
        <w:fldChar w:fldCharType="separate"/>
      </w:r>
      <w:r>
        <w:rPr>
          <w:rFonts w:ascii="Arial" w:hAnsi="Arial" w:cs="Arial"/>
          <w:bCs/>
          <w:iCs/>
          <w:noProof/>
          <w:sz w:val="24"/>
        </w:rPr>
        <w:t>1</w:t>
      </w:r>
      <w:r w:rsidRPr="00445D8B">
        <w:rPr>
          <w:rFonts w:ascii="Arial" w:hAnsi="Arial" w:cs="Arial"/>
          <w:bCs/>
          <w:iCs/>
          <w:sz w:val="24"/>
        </w:rPr>
        <w:fldChar w:fldCharType="end"/>
      </w:r>
      <w:r w:rsidRPr="00445D8B">
        <w:rPr>
          <w:rFonts w:ascii="Arial" w:hAnsi="Arial" w:cs="Arial"/>
          <w:bCs/>
          <w:iCs/>
          <w:sz w:val="24"/>
        </w:rPr>
        <w:t xml:space="preserve"> – Projeção de crescimento do comércio eletrônico no Brasil</w:t>
      </w:r>
      <w:bookmarkEnd w:id="19"/>
    </w:p>
    <w:p w14:paraId="35FBBFE6" w14:textId="77777777" w:rsidR="00547015" w:rsidRDefault="00547015" w:rsidP="00547015">
      <w:pPr>
        <w:spacing w:line="360" w:lineRule="auto"/>
        <w:jc w:val="center"/>
        <w:rPr>
          <w:rFonts w:ascii="Arial" w:hAnsi="Arial"/>
          <w:bCs/>
        </w:rPr>
      </w:pPr>
      <w:r w:rsidRPr="00A16B5E">
        <w:rPr>
          <w:rFonts w:ascii="Arial" w:hAnsi="Arial"/>
          <w:bCs/>
          <w:noProof/>
        </w:rPr>
        <w:drawing>
          <wp:inline distT="0" distB="0" distL="0" distR="0" wp14:anchorId="2E54F4EE" wp14:editId="0C4519B1">
            <wp:extent cx="3124200" cy="246952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0375" cy="24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B479" w14:textId="77777777" w:rsidR="00547015" w:rsidRPr="00A16B5E" w:rsidRDefault="00547015" w:rsidP="00547015">
      <w:pPr>
        <w:spacing w:line="360" w:lineRule="auto"/>
        <w:jc w:val="center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Fonte: </w:t>
      </w:r>
      <w:proofErr w:type="spellStart"/>
      <w:r w:rsidR="00013DD2">
        <w:rPr>
          <w:rFonts w:ascii="Arial" w:hAnsi="Arial"/>
          <w:bCs/>
          <w:sz w:val="20"/>
          <w:szCs w:val="20"/>
        </w:rPr>
        <w:t>Edrone</w:t>
      </w:r>
      <w:proofErr w:type="spellEnd"/>
      <w:r w:rsidR="00013DD2">
        <w:rPr>
          <w:rFonts w:ascii="Arial" w:hAnsi="Arial"/>
          <w:bCs/>
          <w:sz w:val="20"/>
          <w:szCs w:val="20"/>
        </w:rPr>
        <w:t xml:space="preserve">. </w:t>
      </w:r>
      <w:r w:rsidR="00013DD2" w:rsidRPr="00013DD2">
        <w:rPr>
          <w:rFonts w:ascii="Arial" w:hAnsi="Arial"/>
          <w:bCs/>
          <w:sz w:val="20"/>
          <w:szCs w:val="20"/>
        </w:rPr>
        <w:t>Disponível em: https://edrone.me. Acesso em: 14 abr. 2026</w:t>
      </w:r>
    </w:p>
    <w:p w14:paraId="4101383C" w14:textId="77777777" w:rsidR="00750974" w:rsidRDefault="00A63C6B" w:rsidP="00750974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  <w:r w:rsidRPr="00A63C6B">
        <w:rPr>
          <w:rFonts w:ascii="Arial" w:hAnsi="Arial" w:cs="Arial"/>
          <w:bCs/>
          <w:iCs/>
          <w:sz w:val="24"/>
        </w:rPr>
        <w:t xml:space="preserve">A consolidação do comércio eletrônico como um pilar da economia moderna é impulsionada pela integração de tecnologias inteligentes e pela evolução das expectativas dos consumidores em relação à agilidade e confiança nos processos </w:t>
      </w:r>
      <w:r w:rsidRPr="00A63C6B">
        <w:rPr>
          <w:rFonts w:ascii="Arial" w:hAnsi="Arial" w:cs="Arial"/>
          <w:bCs/>
          <w:iCs/>
          <w:sz w:val="24"/>
        </w:rPr>
        <w:lastRenderedPageBreak/>
        <w:t>digitais (</w:t>
      </w:r>
      <w:proofErr w:type="spellStart"/>
      <w:r w:rsidRPr="00A63C6B">
        <w:rPr>
          <w:rFonts w:ascii="Arial" w:hAnsi="Arial" w:cs="Arial"/>
          <w:bCs/>
          <w:iCs/>
          <w:sz w:val="24"/>
        </w:rPr>
        <w:t>Zubaidah</w:t>
      </w:r>
      <w:proofErr w:type="spellEnd"/>
      <w:r w:rsidRPr="00A63C6B">
        <w:rPr>
          <w:rFonts w:ascii="Arial" w:hAnsi="Arial" w:cs="Arial"/>
          <w:bCs/>
          <w:iCs/>
          <w:sz w:val="24"/>
        </w:rPr>
        <w:t xml:space="preserve"> et al., 2024). No cenário nacional, essa maturidade reflete tendências que exigem das organizações uma adaptação constante às flutuações de mercado e à crescente competitividade no setor varejista (Oliveira, 2022). Essa complexidade operacional e o aumento expressivo no volume de acessos simultâneos demandam infraestruturas de </w:t>
      </w:r>
      <w:r w:rsidRPr="0092006C">
        <w:rPr>
          <w:rFonts w:ascii="Arial" w:hAnsi="Arial" w:cs="Arial"/>
          <w:bCs/>
          <w:i/>
          <w:sz w:val="24"/>
        </w:rPr>
        <w:t>software</w:t>
      </w:r>
      <w:r w:rsidRPr="00A63C6B">
        <w:rPr>
          <w:rFonts w:ascii="Arial" w:hAnsi="Arial" w:cs="Arial"/>
          <w:bCs/>
          <w:iCs/>
          <w:sz w:val="24"/>
        </w:rPr>
        <w:t xml:space="preserve"> altamente escaláveis e robustas, capazes de oferecer respostas rápidas e garantir a estabilidade do sistema frente às constantes mudanças do mercado (Rocha, 2022).</w:t>
      </w:r>
    </w:p>
    <w:p w14:paraId="66D72B10" w14:textId="77777777" w:rsidR="00013DD2" w:rsidRPr="00884336" w:rsidRDefault="00013DD2" w:rsidP="00750974">
      <w:pPr>
        <w:spacing w:after="0" w:line="360" w:lineRule="auto"/>
        <w:ind w:firstLine="709"/>
        <w:jc w:val="both"/>
        <w:rPr>
          <w:rFonts w:ascii="Arial" w:hAnsi="Arial" w:cs="Arial"/>
          <w:bCs/>
          <w:iCs/>
          <w:sz w:val="24"/>
        </w:rPr>
      </w:pPr>
    </w:p>
    <w:p w14:paraId="679BF9C6" w14:textId="77777777" w:rsidR="00547015" w:rsidRPr="00B7643E" w:rsidRDefault="00B7643E" w:rsidP="00B7643E">
      <w:pPr>
        <w:pStyle w:val="Ttulo2"/>
        <w:rPr>
          <w:rFonts w:cs="Arial"/>
          <w:b w:val="0"/>
          <w:bCs/>
          <w:lang w:val="pt-BR"/>
        </w:rPr>
      </w:pPr>
      <w:bookmarkStart w:id="20" w:name="_Toc242701793"/>
      <w:r w:rsidRPr="00B7643E">
        <w:rPr>
          <w:rFonts w:cs="Arial"/>
          <w:b w:val="0"/>
          <w:bCs/>
          <w:lang w:val="pt-BR"/>
        </w:rPr>
        <w:t>2.1</w:t>
      </w:r>
      <w:r w:rsidR="00687733" w:rsidRPr="00B7643E">
        <w:rPr>
          <w:rFonts w:cs="Arial"/>
          <w:b w:val="0"/>
          <w:bCs/>
          <w:lang w:val="pt-BR"/>
        </w:rPr>
        <w:t xml:space="preserve"> </w:t>
      </w:r>
      <w:r w:rsidR="00F04BB3" w:rsidRPr="00B7643E">
        <w:rPr>
          <w:rFonts w:cs="Arial"/>
          <w:b w:val="0"/>
          <w:bCs/>
          <w:lang w:val="pt-BR"/>
        </w:rPr>
        <w:t xml:space="preserve">SUSTENTABILIDADE </w:t>
      </w:r>
      <w:r w:rsidR="00F04BB3">
        <w:rPr>
          <w:rFonts w:cs="Arial"/>
          <w:b w:val="0"/>
          <w:bCs/>
          <w:lang w:val="pt-BR"/>
        </w:rPr>
        <w:t>E</w:t>
      </w:r>
      <w:r w:rsidR="00F04BB3" w:rsidRPr="00B7643E">
        <w:rPr>
          <w:rFonts w:cs="Arial"/>
          <w:b w:val="0"/>
          <w:bCs/>
          <w:lang w:val="pt-BR"/>
        </w:rPr>
        <w:t xml:space="preserve"> LOGÍSTICA VERDE </w:t>
      </w:r>
      <w:r w:rsidR="00F04BB3">
        <w:rPr>
          <w:rFonts w:cs="Arial"/>
          <w:b w:val="0"/>
          <w:bCs/>
          <w:lang w:val="pt-BR"/>
        </w:rPr>
        <w:t>N</w:t>
      </w:r>
      <w:r w:rsidR="00F04BB3" w:rsidRPr="00B7643E">
        <w:rPr>
          <w:rFonts w:cs="Arial"/>
          <w:b w:val="0"/>
          <w:bCs/>
          <w:lang w:val="pt-BR"/>
        </w:rPr>
        <w:t>O E-COMMERCE</w:t>
      </w:r>
      <w:bookmarkEnd w:id="20"/>
    </w:p>
    <w:p w14:paraId="65CA0F86" w14:textId="77777777" w:rsidR="00547015" w:rsidRPr="005E26F9" w:rsidRDefault="00547015" w:rsidP="00547015">
      <w:pPr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13C2656B" w14:textId="77777777" w:rsidR="00013DD2" w:rsidRPr="00013DD2" w:rsidRDefault="00013DD2" w:rsidP="00013DD2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013DD2">
        <w:rPr>
          <w:rFonts w:ascii="Arial" w:hAnsi="Arial" w:cs="Arial"/>
          <w:bCs/>
          <w:iCs/>
          <w:sz w:val="24"/>
        </w:rPr>
        <w:t>Acompanhando o crescimento da economia digital brasileira e mundial, o impacto ambiental gerado pela logística de distribuição de produtos tornou-se uma das maiores preocupações nas discussões sobre o futuro do varejo. Uma resposta direta a esse problema é a adoção da logística verde, uma estratégia voltada para a mitigação dos efeitos negativos da distribuição, como a emissão de gases de efeito estufa (GEE) durante o transporte de mercadorias (Pereira, 2024).</w:t>
      </w:r>
    </w:p>
    <w:p w14:paraId="23B97644" w14:textId="77777777" w:rsidR="00547015" w:rsidRDefault="00013DD2" w:rsidP="00013DD2">
      <w:pPr>
        <w:spacing w:line="360" w:lineRule="auto"/>
        <w:ind w:firstLine="720"/>
        <w:jc w:val="both"/>
        <w:rPr>
          <w:rFonts w:ascii="Arial" w:hAnsi="Arial"/>
          <w:bCs/>
        </w:rPr>
      </w:pPr>
      <w:r w:rsidRPr="00013DD2">
        <w:rPr>
          <w:rFonts w:ascii="Arial" w:hAnsi="Arial" w:cs="Arial"/>
          <w:bCs/>
          <w:iCs/>
          <w:sz w:val="24"/>
        </w:rPr>
        <w:t>No Brasil, onde a matriz de transporte de cargas é predominantemente rodoviária, a otimização de rotas e dos modais de entrega ganha extrema importância. A Figura 2 demonstra que os veículos tradicionais utilizados para o transporte de cargas apresentam altos níveis de emissão de CO</w:t>
      </w:r>
      <w:r w:rsidRPr="00013DD2">
        <w:rPr>
          <w:rFonts w:ascii="Cambria Math" w:hAnsi="Cambria Math" w:cs="Cambria Math"/>
          <w:bCs/>
          <w:iCs/>
          <w:sz w:val="24"/>
        </w:rPr>
        <w:t>₂</w:t>
      </w:r>
      <w:r w:rsidRPr="00013DD2">
        <w:rPr>
          <w:rFonts w:ascii="Arial" w:hAnsi="Arial" w:cs="Arial"/>
          <w:bCs/>
          <w:iCs/>
          <w:sz w:val="24"/>
        </w:rPr>
        <w:t>, evidenciando a urgência da implementação de práticas operacionais mais sustentáveis.</w:t>
      </w:r>
    </w:p>
    <w:p w14:paraId="1CFAD19E" w14:textId="77777777" w:rsidR="00445D8B" w:rsidRPr="00445D8B" w:rsidRDefault="00445D8B" w:rsidP="00445D8B">
      <w:pPr>
        <w:spacing w:line="360" w:lineRule="auto"/>
        <w:jc w:val="center"/>
        <w:rPr>
          <w:rFonts w:ascii="Arial" w:hAnsi="Arial" w:cs="Arial"/>
          <w:bCs/>
          <w:iCs/>
          <w:sz w:val="24"/>
        </w:rPr>
      </w:pPr>
      <w:bookmarkStart w:id="21" w:name="_Toc239882538"/>
      <w:r w:rsidRPr="00445D8B">
        <w:rPr>
          <w:rFonts w:ascii="Arial" w:hAnsi="Arial" w:cs="Arial"/>
          <w:bCs/>
          <w:iCs/>
          <w:sz w:val="24"/>
        </w:rPr>
        <w:t xml:space="preserve">Figura </w:t>
      </w:r>
      <w:r w:rsidRPr="00445D8B">
        <w:rPr>
          <w:rFonts w:ascii="Arial" w:hAnsi="Arial" w:cs="Arial"/>
          <w:bCs/>
          <w:iCs/>
          <w:sz w:val="24"/>
        </w:rPr>
        <w:fldChar w:fldCharType="begin"/>
      </w:r>
      <w:r w:rsidRPr="00445D8B">
        <w:rPr>
          <w:rFonts w:ascii="Arial" w:hAnsi="Arial" w:cs="Arial"/>
          <w:bCs/>
          <w:iCs/>
          <w:sz w:val="24"/>
        </w:rPr>
        <w:instrText xml:space="preserve"> SEQ Figura \* ARABIC </w:instrText>
      </w:r>
      <w:r w:rsidRPr="00445D8B">
        <w:rPr>
          <w:rFonts w:ascii="Arial" w:hAnsi="Arial" w:cs="Arial"/>
          <w:bCs/>
          <w:iCs/>
          <w:sz w:val="24"/>
        </w:rPr>
        <w:fldChar w:fldCharType="separate"/>
      </w:r>
      <w:r w:rsidRPr="00445D8B">
        <w:rPr>
          <w:rFonts w:ascii="Arial" w:hAnsi="Arial" w:cs="Arial"/>
          <w:bCs/>
          <w:iCs/>
          <w:sz w:val="24"/>
        </w:rPr>
        <w:t>2</w:t>
      </w:r>
      <w:r w:rsidRPr="00445D8B">
        <w:rPr>
          <w:rFonts w:ascii="Arial" w:hAnsi="Arial" w:cs="Arial"/>
          <w:bCs/>
          <w:iCs/>
          <w:sz w:val="24"/>
        </w:rPr>
        <w:fldChar w:fldCharType="end"/>
      </w:r>
      <w:r w:rsidRPr="00445D8B">
        <w:rPr>
          <w:rFonts w:ascii="Arial" w:hAnsi="Arial" w:cs="Arial"/>
          <w:bCs/>
          <w:iCs/>
          <w:sz w:val="24"/>
        </w:rPr>
        <w:t xml:space="preserve"> – Gráfico comparando as emissões entre carro e caminhão</w:t>
      </w:r>
      <w:bookmarkEnd w:id="21"/>
    </w:p>
    <w:p w14:paraId="5D4855BD" w14:textId="77777777" w:rsidR="00547015" w:rsidRDefault="00895CCB" w:rsidP="00547015">
      <w:pPr>
        <w:spacing w:line="360" w:lineRule="auto"/>
        <w:jc w:val="center"/>
        <w:rPr>
          <w:rFonts w:ascii="Arial" w:hAnsi="Arial"/>
          <w:bCs/>
        </w:rPr>
      </w:pPr>
      <w:r>
        <w:rPr>
          <w:rFonts w:ascii="Arial" w:hAnsi="Arial"/>
          <w:bCs/>
          <w:noProof/>
        </w:rPr>
        <w:drawing>
          <wp:inline distT="0" distB="0" distL="0" distR="0" wp14:anchorId="31BD5E34" wp14:editId="702161AD">
            <wp:extent cx="3457435" cy="2065020"/>
            <wp:effectExtent l="0" t="0" r="0" b="0"/>
            <wp:docPr id="108594078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0789" name="Imagem 10859407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915" cy="209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2E78" w14:textId="77777777" w:rsidR="00547015" w:rsidRPr="00761867" w:rsidRDefault="00013DD2" w:rsidP="00547015">
      <w:pPr>
        <w:spacing w:line="360" w:lineRule="auto"/>
        <w:jc w:val="center"/>
        <w:rPr>
          <w:rFonts w:ascii="Arial" w:hAnsi="Arial"/>
          <w:bCs/>
          <w:sz w:val="20"/>
          <w:szCs w:val="20"/>
        </w:rPr>
      </w:pPr>
      <w:r w:rsidRPr="00013DD2">
        <w:rPr>
          <w:rFonts w:ascii="Arial" w:hAnsi="Arial"/>
          <w:bCs/>
          <w:sz w:val="20"/>
          <w:szCs w:val="20"/>
        </w:rPr>
        <w:t>Fonte: Elaborada pelo autor (2026) com base em Transvias (2025)</w:t>
      </w:r>
      <w:r>
        <w:rPr>
          <w:rFonts w:ascii="Arial" w:hAnsi="Arial"/>
          <w:bCs/>
          <w:sz w:val="20"/>
          <w:szCs w:val="20"/>
        </w:rPr>
        <w:t>.</w:t>
      </w:r>
      <w:r w:rsidR="00547015">
        <w:rPr>
          <w:rFonts w:ascii="Arial" w:hAnsi="Arial"/>
          <w:bCs/>
          <w:sz w:val="20"/>
          <w:szCs w:val="20"/>
        </w:rPr>
        <w:tab/>
      </w:r>
    </w:p>
    <w:p w14:paraId="2A198045" w14:textId="77777777" w:rsidR="008510CA" w:rsidRPr="00D90A71" w:rsidRDefault="009A0D92" w:rsidP="00DC3BDD">
      <w:pPr>
        <w:spacing w:line="360" w:lineRule="auto"/>
        <w:ind w:firstLine="708"/>
        <w:jc w:val="both"/>
        <w:rPr>
          <w:rFonts w:ascii="Arial" w:hAnsi="Arial" w:cs="Arial"/>
          <w:bCs/>
          <w:iCs/>
          <w:sz w:val="24"/>
        </w:rPr>
      </w:pPr>
      <w:r w:rsidRPr="009A0D92">
        <w:rPr>
          <w:rFonts w:ascii="Arial" w:hAnsi="Arial" w:cs="Arial"/>
          <w:bCs/>
          <w:iCs/>
          <w:sz w:val="24"/>
        </w:rPr>
        <w:lastRenderedPageBreak/>
        <w:t>A disponibilização de plataformas digitais voltadas ao monitoramento de indicadores de sustentabilidade assegura a transparência necessária para orientar o comportamento do usuário durante a jornada de compra (Simão; Salles; Fernandes, 2024). Sob essa ótica, a criação de infraestruturas de serviço inteligentes voltadas ao suporte da sociedade permite que a mensuração do impacto ecológico de cada remessa atue como o pilar inicial para o controle rigoroso das operações, resultando na mitigação das emissões e na consolidação de uma logística integrada e sustentável (Silva, 2023).</w:t>
      </w:r>
    </w:p>
    <w:p w14:paraId="2F5AA644" w14:textId="77777777" w:rsidR="009A0D92" w:rsidRPr="004030BE" w:rsidRDefault="009A0D92" w:rsidP="005D0C31">
      <w:pPr>
        <w:spacing w:line="360" w:lineRule="auto"/>
        <w:ind w:firstLine="708"/>
        <w:jc w:val="both"/>
        <w:rPr>
          <w:rFonts w:ascii="Arial" w:hAnsi="Arial" w:cs="Arial"/>
          <w:b/>
          <w:smallCaps/>
          <w:sz w:val="24"/>
          <w:szCs w:val="24"/>
        </w:rPr>
      </w:pPr>
    </w:p>
    <w:p w14:paraId="43A95851" w14:textId="77777777" w:rsidR="00547015" w:rsidRPr="004030BE" w:rsidRDefault="00547015" w:rsidP="004030BE">
      <w:pPr>
        <w:pStyle w:val="Ttulo2"/>
        <w:rPr>
          <w:rFonts w:cs="Arial"/>
          <w:b w:val="0"/>
          <w:bCs/>
          <w:lang w:val="pt-BR"/>
        </w:rPr>
      </w:pPr>
      <w:bookmarkStart w:id="22" w:name="_Toc242701794"/>
      <w:r w:rsidRPr="004030BE">
        <w:rPr>
          <w:rFonts w:cs="Arial"/>
          <w:b w:val="0"/>
          <w:bCs/>
          <w:lang w:val="pt-BR"/>
        </w:rPr>
        <w:t>2.</w:t>
      </w:r>
      <w:r w:rsidR="00687733" w:rsidRPr="004030BE">
        <w:rPr>
          <w:rFonts w:cs="Arial"/>
          <w:b w:val="0"/>
          <w:bCs/>
          <w:lang w:val="pt-BR"/>
        </w:rPr>
        <w:t>2</w:t>
      </w:r>
      <w:r w:rsidRPr="004030BE">
        <w:rPr>
          <w:rFonts w:cs="Arial"/>
          <w:b w:val="0"/>
          <w:bCs/>
          <w:lang w:val="pt-BR"/>
        </w:rPr>
        <w:t xml:space="preserve"> </w:t>
      </w:r>
      <w:r w:rsidR="00F04BB3" w:rsidRPr="004030BE">
        <w:rPr>
          <w:rFonts w:cs="Arial"/>
          <w:b w:val="0"/>
          <w:bCs/>
          <w:lang w:val="pt-BR"/>
        </w:rPr>
        <w:t xml:space="preserve">ARQUITETURAS MODERNAS </w:t>
      </w:r>
      <w:r w:rsidR="00F04BB3">
        <w:rPr>
          <w:rFonts w:cs="Arial"/>
          <w:b w:val="0"/>
          <w:bCs/>
          <w:lang w:val="pt-BR"/>
        </w:rPr>
        <w:t>P</w:t>
      </w:r>
      <w:r w:rsidR="00F04BB3" w:rsidRPr="004030BE">
        <w:rPr>
          <w:rFonts w:cs="Arial"/>
          <w:b w:val="0"/>
          <w:bCs/>
          <w:lang w:val="pt-BR"/>
        </w:rPr>
        <w:t>ARA INTERFACES DINÂMICAS</w:t>
      </w:r>
      <w:bookmarkEnd w:id="22"/>
    </w:p>
    <w:p w14:paraId="52ADFE8E" w14:textId="77777777" w:rsidR="00547015" w:rsidRDefault="00547015" w:rsidP="00547015">
      <w:pPr>
        <w:spacing w:line="360" w:lineRule="auto"/>
        <w:jc w:val="both"/>
        <w:rPr>
          <w:rFonts w:ascii="Arial" w:hAnsi="Arial"/>
          <w:bCs/>
        </w:rPr>
      </w:pPr>
    </w:p>
    <w:p w14:paraId="780B7356" w14:textId="77777777" w:rsidR="008510CA" w:rsidRPr="00D90A71" w:rsidRDefault="00013DD2" w:rsidP="00DC3BDD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013DD2">
        <w:rPr>
          <w:rFonts w:ascii="Arial" w:hAnsi="Arial" w:cs="Arial"/>
          <w:bCs/>
          <w:iCs/>
          <w:sz w:val="24"/>
        </w:rPr>
        <w:t xml:space="preserve">Considerando que as interfaces de </w:t>
      </w:r>
      <w:r w:rsidRPr="00013DD2">
        <w:rPr>
          <w:rFonts w:ascii="Arial" w:hAnsi="Arial" w:cs="Arial"/>
          <w:bCs/>
          <w:i/>
          <w:sz w:val="24"/>
        </w:rPr>
        <w:t>e-commerce</w:t>
      </w:r>
      <w:r w:rsidRPr="00013DD2">
        <w:rPr>
          <w:rFonts w:ascii="Arial" w:hAnsi="Arial" w:cs="Arial"/>
          <w:bCs/>
          <w:iCs/>
          <w:sz w:val="24"/>
        </w:rPr>
        <w:t xml:space="preserve"> devem evoluir e permanecer flexíveis frente a demandas sazonais e ao comportamento variável dos usuários, o desenvolvimento de </w:t>
      </w:r>
      <w:r w:rsidRPr="0092006C">
        <w:rPr>
          <w:rFonts w:ascii="Arial" w:hAnsi="Arial" w:cs="Arial"/>
          <w:bCs/>
          <w:i/>
          <w:sz w:val="24"/>
        </w:rPr>
        <w:t>software</w:t>
      </w:r>
      <w:r w:rsidRPr="00013DD2">
        <w:rPr>
          <w:rFonts w:ascii="Arial" w:hAnsi="Arial" w:cs="Arial"/>
          <w:bCs/>
          <w:iCs/>
          <w:sz w:val="24"/>
        </w:rPr>
        <w:t xml:space="preserve"> passou a exigir arquiteturas conscientes do contexto (</w:t>
      </w:r>
      <w:proofErr w:type="spellStart"/>
      <w:r w:rsidRPr="00013DD2">
        <w:rPr>
          <w:rFonts w:ascii="Arial" w:hAnsi="Arial" w:cs="Arial"/>
          <w:bCs/>
          <w:i/>
          <w:sz w:val="24"/>
        </w:rPr>
        <w:t>context-aware</w:t>
      </w:r>
      <w:proofErr w:type="spellEnd"/>
      <w:r w:rsidRPr="00013DD2">
        <w:rPr>
          <w:rFonts w:ascii="Arial" w:hAnsi="Arial" w:cs="Arial"/>
          <w:bCs/>
          <w:iCs/>
          <w:sz w:val="24"/>
        </w:rPr>
        <w:t xml:space="preserve">) que superem as restrições dos modelos tradicionais e inflexíveis de </w:t>
      </w:r>
      <w:r w:rsidRPr="00013DD2">
        <w:rPr>
          <w:rFonts w:ascii="Arial" w:hAnsi="Arial" w:cs="Arial"/>
          <w:bCs/>
          <w:i/>
          <w:sz w:val="24"/>
        </w:rPr>
        <w:t>front-</w:t>
      </w:r>
      <w:proofErr w:type="spellStart"/>
      <w:r w:rsidRPr="00013DD2">
        <w:rPr>
          <w:rFonts w:ascii="Arial" w:hAnsi="Arial" w:cs="Arial"/>
          <w:bCs/>
          <w:i/>
          <w:sz w:val="24"/>
        </w:rPr>
        <w:t>end</w:t>
      </w:r>
      <w:proofErr w:type="spellEnd"/>
      <w:r w:rsidRPr="00013DD2">
        <w:rPr>
          <w:rFonts w:ascii="Arial" w:hAnsi="Arial" w:cs="Arial"/>
          <w:bCs/>
          <w:iCs/>
          <w:sz w:val="24"/>
        </w:rPr>
        <w:t xml:space="preserve"> (Nawaz et al., 2022).</w:t>
      </w:r>
    </w:p>
    <w:p w14:paraId="6A549DB4" w14:textId="77777777" w:rsidR="00547015" w:rsidRPr="004030BE" w:rsidRDefault="00547015" w:rsidP="00547015">
      <w:pPr>
        <w:jc w:val="center"/>
        <w:rPr>
          <w:rFonts w:ascii="Arial" w:hAnsi="Arial" w:cs="Arial"/>
          <w:b/>
          <w:smallCaps/>
          <w:sz w:val="24"/>
          <w:szCs w:val="24"/>
        </w:rPr>
      </w:pPr>
    </w:p>
    <w:p w14:paraId="4B32FF25" w14:textId="77777777" w:rsidR="00547015" w:rsidRPr="004030BE" w:rsidRDefault="00547015" w:rsidP="004030BE">
      <w:pPr>
        <w:pStyle w:val="Ttulo3"/>
        <w:spacing w:line="360" w:lineRule="auto"/>
        <w:rPr>
          <w:rFonts w:cs="Arial"/>
        </w:rPr>
      </w:pPr>
      <w:bookmarkStart w:id="23" w:name="_Toc242701795"/>
      <w:r w:rsidRPr="004030BE">
        <w:rPr>
          <w:rFonts w:cs="Arial"/>
        </w:rPr>
        <w:t>2.</w:t>
      </w:r>
      <w:r w:rsidR="004030BE">
        <w:rPr>
          <w:rFonts w:cs="Arial"/>
        </w:rPr>
        <w:t>2</w:t>
      </w:r>
      <w:r w:rsidRPr="004030BE">
        <w:rPr>
          <w:rFonts w:cs="Arial"/>
        </w:rPr>
        <w:t xml:space="preserve">.1 </w:t>
      </w:r>
      <w:r w:rsidRPr="00344C83">
        <w:rPr>
          <w:rFonts w:cs="Arial"/>
          <w:i/>
          <w:iCs/>
        </w:rPr>
        <w:t>Server-</w:t>
      </w:r>
      <w:proofErr w:type="spellStart"/>
      <w:r w:rsidRPr="00344C83">
        <w:rPr>
          <w:rFonts w:cs="Arial"/>
          <w:i/>
          <w:iCs/>
        </w:rPr>
        <w:t>Driven</w:t>
      </w:r>
      <w:proofErr w:type="spellEnd"/>
      <w:r w:rsidRPr="00344C83">
        <w:rPr>
          <w:rFonts w:cs="Arial"/>
          <w:i/>
          <w:iCs/>
        </w:rPr>
        <w:t xml:space="preserve"> UI</w:t>
      </w:r>
      <w:r w:rsidRPr="004030BE">
        <w:rPr>
          <w:rFonts w:cs="Arial"/>
        </w:rPr>
        <w:t xml:space="preserve"> (SDUI)</w:t>
      </w:r>
      <w:bookmarkEnd w:id="23"/>
    </w:p>
    <w:p w14:paraId="7E7318D6" w14:textId="77777777" w:rsidR="00547015" w:rsidRPr="004030BE" w:rsidRDefault="00547015" w:rsidP="00547015">
      <w:pPr>
        <w:jc w:val="center"/>
        <w:rPr>
          <w:rFonts w:ascii="Arial" w:hAnsi="Arial" w:cs="Arial"/>
          <w:b/>
          <w:smallCaps/>
          <w:sz w:val="24"/>
          <w:szCs w:val="24"/>
        </w:rPr>
      </w:pPr>
    </w:p>
    <w:p w14:paraId="208CC740" w14:textId="77777777" w:rsidR="00547015" w:rsidRPr="004030BE" w:rsidRDefault="00013DD2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013DD2">
        <w:rPr>
          <w:rFonts w:ascii="Arial" w:hAnsi="Arial" w:cs="Arial"/>
          <w:bCs/>
          <w:iCs/>
          <w:sz w:val="24"/>
        </w:rPr>
        <w:t xml:space="preserve">No modelo tradicional, o cliente dita o visual e o comportamento da interface do usuário. A arquitetura </w:t>
      </w:r>
      <w:r w:rsidRPr="00D90A71">
        <w:rPr>
          <w:rFonts w:ascii="Arial" w:hAnsi="Arial" w:cs="Arial"/>
          <w:bCs/>
          <w:i/>
          <w:sz w:val="24"/>
        </w:rPr>
        <w:t>Server-</w:t>
      </w:r>
      <w:proofErr w:type="spellStart"/>
      <w:r w:rsidRPr="00D90A71">
        <w:rPr>
          <w:rFonts w:ascii="Arial" w:hAnsi="Arial" w:cs="Arial"/>
          <w:bCs/>
          <w:i/>
          <w:sz w:val="24"/>
        </w:rPr>
        <w:t>Driven</w:t>
      </w:r>
      <w:proofErr w:type="spellEnd"/>
      <w:r w:rsidRPr="00D90A71">
        <w:rPr>
          <w:rFonts w:ascii="Arial" w:hAnsi="Arial" w:cs="Arial"/>
          <w:bCs/>
          <w:i/>
          <w:sz w:val="24"/>
        </w:rPr>
        <w:t xml:space="preserve"> UI</w:t>
      </w:r>
      <w:r w:rsidRPr="00013DD2">
        <w:rPr>
          <w:rFonts w:ascii="Arial" w:hAnsi="Arial" w:cs="Arial"/>
          <w:bCs/>
          <w:iCs/>
          <w:sz w:val="24"/>
        </w:rPr>
        <w:t xml:space="preserve"> (SDUI), por sua vez, propõe uma inversão de responsabilidades alinhada aos princípios de microsserviços no </w:t>
      </w:r>
      <w:r w:rsidRPr="001E225A">
        <w:rPr>
          <w:rFonts w:ascii="Arial" w:hAnsi="Arial" w:cs="Arial"/>
          <w:bCs/>
          <w:i/>
          <w:sz w:val="24"/>
        </w:rPr>
        <w:t>front-</w:t>
      </w:r>
      <w:proofErr w:type="spellStart"/>
      <w:r w:rsidRPr="001E225A">
        <w:rPr>
          <w:rFonts w:ascii="Arial" w:hAnsi="Arial" w:cs="Arial"/>
          <w:bCs/>
          <w:i/>
          <w:sz w:val="24"/>
        </w:rPr>
        <w:t>end</w:t>
      </w:r>
      <w:proofErr w:type="spellEnd"/>
      <w:r w:rsidRPr="00013DD2">
        <w:rPr>
          <w:rFonts w:ascii="Arial" w:hAnsi="Arial" w:cs="Arial"/>
          <w:bCs/>
          <w:iCs/>
          <w:sz w:val="24"/>
        </w:rPr>
        <w:t>, permitindo que o servidor controle a estrutura da interface (</w:t>
      </w:r>
      <w:proofErr w:type="spellStart"/>
      <w:r w:rsidRPr="00013DD2">
        <w:rPr>
          <w:rFonts w:ascii="Arial" w:hAnsi="Arial" w:cs="Arial"/>
          <w:bCs/>
          <w:iCs/>
          <w:sz w:val="24"/>
        </w:rPr>
        <w:t>Perlin</w:t>
      </w:r>
      <w:proofErr w:type="spellEnd"/>
      <w:r w:rsidRPr="00013DD2">
        <w:rPr>
          <w:rFonts w:ascii="Arial" w:hAnsi="Arial" w:cs="Arial"/>
          <w:bCs/>
          <w:iCs/>
          <w:sz w:val="24"/>
        </w:rPr>
        <w:t xml:space="preserve"> et al., 2023). Dessa forma, ao ajustar elementos em arquivos JSON, torna-se viável implementar alterações visuais e dinâmicas na aplicação sem a necessidade de submeter atualizações constantes nas lojas de aplicativos. Em sistemas de </w:t>
      </w:r>
      <w:r w:rsidRPr="001E225A">
        <w:rPr>
          <w:rFonts w:ascii="Arial" w:hAnsi="Arial" w:cs="Arial"/>
          <w:bCs/>
          <w:i/>
          <w:sz w:val="24"/>
        </w:rPr>
        <w:t>e-commerce</w:t>
      </w:r>
      <w:r w:rsidRPr="00013DD2">
        <w:rPr>
          <w:rFonts w:ascii="Arial" w:hAnsi="Arial" w:cs="Arial"/>
          <w:bCs/>
          <w:iCs/>
          <w:sz w:val="24"/>
        </w:rPr>
        <w:t xml:space="preserve">, o uso de SDUI permite que vitrines e fluxos de finalização de compras sejam dinâmicos e customizáveis com base em regras de negócio. Ao separar a lógica de renderização da definição do componente, obtém-se maior agilidade operacional, permitindo que a equipe de </w:t>
      </w:r>
      <w:proofErr w:type="spellStart"/>
      <w:r w:rsidRPr="00013DD2">
        <w:rPr>
          <w:rFonts w:ascii="Arial" w:hAnsi="Arial" w:cs="Arial"/>
          <w:bCs/>
          <w:i/>
          <w:sz w:val="24"/>
        </w:rPr>
        <w:t>back</w:t>
      </w:r>
      <w:r w:rsidR="00D90A71">
        <w:rPr>
          <w:rFonts w:ascii="Arial" w:hAnsi="Arial" w:cs="Arial"/>
          <w:bCs/>
          <w:i/>
          <w:sz w:val="24"/>
        </w:rPr>
        <w:t>-</w:t>
      </w:r>
      <w:r w:rsidRPr="00013DD2">
        <w:rPr>
          <w:rFonts w:ascii="Arial" w:hAnsi="Arial" w:cs="Arial"/>
          <w:bCs/>
          <w:i/>
          <w:sz w:val="24"/>
        </w:rPr>
        <w:t>end</w:t>
      </w:r>
      <w:proofErr w:type="spellEnd"/>
      <w:r w:rsidRPr="00013DD2">
        <w:rPr>
          <w:rFonts w:ascii="Arial" w:hAnsi="Arial" w:cs="Arial"/>
          <w:bCs/>
          <w:iCs/>
          <w:sz w:val="24"/>
        </w:rPr>
        <w:t xml:space="preserve"> controle a experiência do usuário (UX) de forma centralizada e escalável.</w:t>
      </w:r>
    </w:p>
    <w:p w14:paraId="53C49F51" w14:textId="77777777" w:rsidR="00547015" w:rsidRPr="004030BE" w:rsidRDefault="00547015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3920C1B0" w14:textId="77777777" w:rsidR="00547015" w:rsidRPr="004030BE" w:rsidRDefault="00547015" w:rsidP="004030BE">
      <w:pPr>
        <w:pStyle w:val="Ttulo3"/>
        <w:spacing w:line="360" w:lineRule="auto"/>
        <w:rPr>
          <w:rFonts w:cs="Arial"/>
        </w:rPr>
      </w:pPr>
      <w:bookmarkStart w:id="24" w:name="_Toc242701796"/>
      <w:r w:rsidRPr="004030BE">
        <w:rPr>
          <w:rFonts w:cs="Arial"/>
        </w:rPr>
        <w:lastRenderedPageBreak/>
        <w:t>2.</w:t>
      </w:r>
      <w:r w:rsidR="004030BE">
        <w:rPr>
          <w:rFonts w:cs="Arial"/>
        </w:rPr>
        <w:t>2</w:t>
      </w:r>
      <w:r w:rsidRPr="004030BE">
        <w:rPr>
          <w:rFonts w:cs="Arial"/>
        </w:rPr>
        <w:t xml:space="preserve">.2 </w:t>
      </w:r>
      <w:proofErr w:type="spellStart"/>
      <w:r w:rsidRPr="00344C83">
        <w:rPr>
          <w:rFonts w:cs="Arial"/>
          <w:i/>
          <w:iCs/>
        </w:rPr>
        <w:t>Backend</w:t>
      </w:r>
      <w:proofErr w:type="spellEnd"/>
      <w:r w:rsidRPr="00344C83">
        <w:rPr>
          <w:rFonts w:cs="Arial"/>
          <w:i/>
          <w:iCs/>
        </w:rPr>
        <w:t>-for-</w:t>
      </w:r>
      <w:proofErr w:type="spellStart"/>
      <w:r w:rsidRPr="00344C83">
        <w:rPr>
          <w:rFonts w:cs="Arial"/>
          <w:i/>
          <w:iCs/>
        </w:rPr>
        <w:t>Frontend</w:t>
      </w:r>
      <w:proofErr w:type="spellEnd"/>
      <w:r w:rsidRPr="004030BE">
        <w:rPr>
          <w:rFonts w:cs="Arial"/>
        </w:rPr>
        <w:t xml:space="preserve"> (BFF)</w:t>
      </w:r>
      <w:bookmarkEnd w:id="24"/>
    </w:p>
    <w:p w14:paraId="38B35FEB" w14:textId="77777777" w:rsidR="00547015" w:rsidRPr="004030BE" w:rsidRDefault="00547015" w:rsidP="00547015">
      <w:pPr>
        <w:jc w:val="center"/>
        <w:rPr>
          <w:rFonts w:ascii="Arial" w:hAnsi="Arial" w:cs="Arial"/>
          <w:bCs/>
          <w:iCs/>
          <w:sz w:val="24"/>
        </w:rPr>
      </w:pPr>
    </w:p>
    <w:p w14:paraId="54739230" w14:textId="77777777" w:rsidR="00547015" w:rsidRDefault="001E225A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1E225A">
        <w:rPr>
          <w:rFonts w:ascii="Arial" w:hAnsi="Arial" w:cs="Arial"/>
          <w:bCs/>
          <w:iCs/>
          <w:sz w:val="24"/>
        </w:rPr>
        <w:t xml:space="preserve">O padrão </w:t>
      </w:r>
      <w:proofErr w:type="spellStart"/>
      <w:r w:rsidRPr="001E225A">
        <w:rPr>
          <w:rFonts w:ascii="Arial" w:hAnsi="Arial" w:cs="Arial"/>
          <w:bCs/>
          <w:i/>
          <w:sz w:val="24"/>
        </w:rPr>
        <w:t>Backend</w:t>
      </w:r>
      <w:proofErr w:type="spellEnd"/>
      <w:r w:rsidRPr="001E225A">
        <w:rPr>
          <w:rFonts w:ascii="Arial" w:hAnsi="Arial" w:cs="Arial"/>
          <w:bCs/>
          <w:i/>
          <w:sz w:val="24"/>
        </w:rPr>
        <w:t>-for-</w:t>
      </w:r>
      <w:proofErr w:type="spellStart"/>
      <w:r w:rsidRPr="001E225A">
        <w:rPr>
          <w:rFonts w:ascii="Arial" w:hAnsi="Arial" w:cs="Arial"/>
          <w:bCs/>
          <w:i/>
          <w:sz w:val="24"/>
        </w:rPr>
        <w:t>Frontend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(BFF) atua como uma camada intermediária dedicada a atender as necessidades específicas da interface do usuário (</w:t>
      </w:r>
      <w:proofErr w:type="spellStart"/>
      <w:r w:rsidRPr="001E225A">
        <w:rPr>
          <w:rFonts w:ascii="Arial" w:hAnsi="Arial" w:cs="Arial"/>
          <w:bCs/>
          <w:iCs/>
          <w:sz w:val="24"/>
        </w:rPr>
        <w:t>Rattanukul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et al., 2023). Para agregar e formatar dados relevantes, o </w:t>
      </w:r>
      <w:r w:rsidRPr="001E225A">
        <w:rPr>
          <w:rFonts w:ascii="Arial" w:hAnsi="Arial" w:cs="Arial"/>
          <w:bCs/>
          <w:i/>
          <w:sz w:val="24"/>
        </w:rPr>
        <w:t>front-</w:t>
      </w:r>
      <w:proofErr w:type="spellStart"/>
      <w:r w:rsidRPr="001E225A">
        <w:rPr>
          <w:rFonts w:ascii="Arial" w:hAnsi="Arial" w:cs="Arial"/>
          <w:bCs/>
          <w:i/>
          <w:sz w:val="24"/>
        </w:rPr>
        <w:t>end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interage com um único ponto de entrada (o BFF), em vez de consumir diretamente múltiplos microsserviços genéricos. No contexto da integração entre o cálculo de carbono e a </w:t>
      </w:r>
      <w:proofErr w:type="spellStart"/>
      <w:r w:rsidRPr="001E225A">
        <w:rPr>
          <w:rFonts w:ascii="Arial" w:hAnsi="Arial" w:cs="Arial"/>
          <w:bCs/>
          <w:i/>
          <w:sz w:val="24"/>
        </w:rPr>
        <w:t>engine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de interface, o BFF desempenha um papel fundamental, garantindo que as informações cheguem ao cliente de forma eficiente e com menor custo computacional. Essa arquitetura reduz o processamento no </w:t>
      </w:r>
      <w:proofErr w:type="spellStart"/>
      <w:r w:rsidRPr="001E225A">
        <w:rPr>
          <w:rFonts w:ascii="Arial" w:hAnsi="Arial" w:cs="Arial"/>
          <w:bCs/>
          <w:i/>
          <w:sz w:val="24"/>
        </w:rPr>
        <w:t>client-side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e simplifica a manutenção, uma vez que as regras de composição da interface residem em um ambiente controlado no servidor.</w:t>
      </w:r>
    </w:p>
    <w:p w14:paraId="70BC10C7" w14:textId="77777777" w:rsidR="001E225A" w:rsidRPr="001B372F" w:rsidRDefault="001E225A" w:rsidP="00547015">
      <w:pPr>
        <w:spacing w:line="360" w:lineRule="auto"/>
        <w:ind w:firstLine="720"/>
        <w:jc w:val="both"/>
        <w:rPr>
          <w:rFonts w:ascii="Arial" w:hAnsi="Arial"/>
          <w:bCs/>
        </w:rPr>
      </w:pPr>
    </w:p>
    <w:p w14:paraId="79DC9E39" w14:textId="77777777" w:rsidR="00547015" w:rsidRPr="004030BE" w:rsidRDefault="00547015" w:rsidP="004030BE">
      <w:pPr>
        <w:pStyle w:val="Ttulo3"/>
        <w:spacing w:line="360" w:lineRule="auto"/>
        <w:rPr>
          <w:rFonts w:cs="Arial"/>
        </w:rPr>
      </w:pPr>
      <w:bookmarkStart w:id="25" w:name="_Toc242701797"/>
      <w:r w:rsidRPr="004030BE">
        <w:rPr>
          <w:rFonts w:cs="Arial"/>
        </w:rPr>
        <w:t>2.</w:t>
      </w:r>
      <w:r w:rsidR="004030BE">
        <w:rPr>
          <w:rFonts w:cs="Arial"/>
        </w:rPr>
        <w:t>2</w:t>
      </w:r>
      <w:r w:rsidRPr="004030BE">
        <w:rPr>
          <w:rFonts w:cs="Arial"/>
        </w:rPr>
        <w:t xml:space="preserve">.3 </w:t>
      </w:r>
      <w:proofErr w:type="spellStart"/>
      <w:r w:rsidRPr="00344C83">
        <w:rPr>
          <w:rFonts w:cs="Arial"/>
          <w:i/>
          <w:iCs/>
        </w:rPr>
        <w:t>Micro-frontends</w:t>
      </w:r>
      <w:bookmarkEnd w:id="25"/>
      <w:proofErr w:type="spellEnd"/>
    </w:p>
    <w:p w14:paraId="1FAEDB55" w14:textId="77777777" w:rsidR="00547015" w:rsidRPr="001B372F" w:rsidRDefault="00547015" w:rsidP="00547015">
      <w:pPr>
        <w:spacing w:line="360" w:lineRule="auto"/>
        <w:jc w:val="both"/>
        <w:rPr>
          <w:rFonts w:ascii="Arial" w:hAnsi="Arial" w:cs="Arial"/>
          <w:b/>
          <w:smallCaps/>
        </w:rPr>
      </w:pPr>
    </w:p>
    <w:p w14:paraId="122111A4" w14:textId="77777777" w:rsidR="00547015" w:rsidRDefault="001E225A" w:rsidP="00547015">
      <w:pPr>
        <w:spacing w:line="360" w:lineRule="auto"/>
        <w:ind w:firstLine="720"/>
        <w:jc w:val="both"/>
        <w:rPr>
          <w:rFonts w:ascii="Arial" w:hAnsi="Arial"/>
          <w:bCs/>
        </w:rPr>
      </w:pPr>
      <w:r w:rsidRPr="001E225A">
        <w:rPr>
          <w:rFonts w:ascii="Arial" w:hAnsi="Arial" w:cs="Arial"/>
          <w:bCs/>
          <w:iCs/>
          <w:sz w:val="24"/>
        </w:rPr>
        <w:t xml:space="preserve">No ecossistema de desenvolvimento </w:t>
      </w:r>
      <w:r w:rsidRPr="001E225A">
        <w:rPr>
          <w:rFonts w:ascii="Arial" w:hAnsi="Arial" w:cs="Arial"/>
          <w:bCs/>
          <w:i/>
          <w:sz w:val="24"/>
        </w:rPr>
        <w:t>front-</w:t>
      </w:r>
      <w:proofErr w:type="spellStart"/>
      <w:r w:rsidRPr="001E225A">
        <w:rPr>
          <w:rFonts w:ascii="Arial" w:hAnsi="Arial" w:cs="Arial"/>
          <w:bCs/>
          <w:i/>
          <w:sz w:val="24"/>
        </w:rPr>
        <w:t>end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, a abordagem de </w:t>
      </w:r>
      <w:proofErr w:type="spellStart"/>
      <w:r w:rsidRPr="001E225A">
        <w:rPr>
          <w:rFonts w:ascii="Arial" w:hAnsi="Arial" w:cs="Arial"/>
          <w:bCs/>
          <w:i/>
          <w:sz w:val="24"/>
        </w:rPr>
        <w:t>micro-frontends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consiste em dividir a aplicação em áreas menores, que são construídas, mantidas e alocadas de forma independente (</w:t>
      </w:r>
      <w:proofErr w:type="spellStart"/>
      <w:r w:rsidRPr="001E225A">
        <w:rPr>
          <w:rFonts w:ascii="Arial" w:hAnsi="Arial" w:cs="Arial"/>
          <w:bCs/>
          <w:iCs/>
          <w:sz w:val="24"/>
        </w:rPr>
        <w:t>Rappl</w:t>
      </w:r>
      <w:proofErr w:type="spellEnd"/>
      <w:r w:rsidRPr="001E225A">
        <w:rPr>
          <w:rFonts w:ascii="Arial" w:hAnsi="Arial" w:cs="Arial"/>
          <w:bCs/>
          <w:iCs/>
          <w:sz w:val="24"/>
        </w:rPr>
        <w:t>, 2024). Essa técnica evita que o sistema como um todo seja comprometido por falhas isoladas, além de facilitar a colaboração entre equipes e a evolução tecnológica de componentes específicos, lidando com os desafios de implementação em larga escala (</w:t>
      </w:r>
      <w:proofErr w:type="spellStart"/>
      <w:r w:rsidRPr="001E225A">
        <w:rPr>
          <w:rFonts w:ascii="Arial" w:hAnsi="Arial" w:cs="Arial"/>
          <w:bCs/>
          <w:iCs/>
          <w:sz w:val="24"/>
        </w:rPr>
        <w:t>Cheripurathu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; </w:t>
      </w:r>
      <w:proofErr w:type="spellStart"/>
      <w:r w:rsidRPr="001E225A">
        <w:rPr>
          <w:rFonts w:ascii="Arial" w:hAnsi="Arial" w:cs="Arial"/>
          <w:bCs/>
          <w:iCs/>
          <w:sz w:val="24"/>
        </w:rPr>
        <w:t>Kulkarni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, 2024). Integrados a uma estrutura de SDUI, os </w:t>
      </w:r>
      <w:proofErr w:type="spellStart"/>
      <w:r w:rsidRPr="001E225A">
        <w:rPr>
          <w:rFonts w:ascii="Arial" w:hAnsi="Arial" w:cs="Arial"/>
          <w:bCs/>
          <w:i/>
          <w:sz w:val="24"/>
        </w:rPr>
        <w:t>micro-frontends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podem ser utilizados para hospedar componentes complexos, como calculadoras de impacto ambiental e mapas interativos de rotas. Isso garante um código limpo e eficaz, permitindo que sistemas robustos manipulem grandes</w:t>
      </w:r>
      <w:r>
        <w:rPr>
          <w:rFonts w:ascii="Arial" w:hAnsi="Arial" w:cs="Arial"/>
          <w:bCs/>
          <w:iCs/>
          <w:sz w:val="24"/>
        </w:rPr>
        <w:t xml:space="preserve"> bases de dados</w:t>
      </w:r>
      <w:r w:rsidRPr="001E225A">
        <w:rPr>
          <w:rFonts w:ascii="Arial" w:hAnsi="Arial" w:cs="Arial"/>
          <w:bCs/>
          <w:iCs/>
          <w:sz w:val="24"/>
        </w:rPr>
        <w:t xml:space="preserve"> para aprimorar suas funcionalidades.</w:t>
      </w:r>
    </w:p>
    <w:p w14:paraId="19AE782D" w14:textId="77777777" w:rsidR="00547015" w:rsidRPr="001B372F" w:rsidRDefault="00547015" w:rsidP="00547015">
      <w:pPr>
        <w:spacing w:line="360" w:lineRule="auto"/>
        <w:ind w:firstLine="720"/>
        <w:jc w:val="both"/>
        <w:rPr>
          <w:rFonts w:ascii="Arial" w:hAnsi="Arial"/>
          <w:bCs/>
        </w:rPr>
      </w:pPr>
    </w:p>
    <w:p w14:paraId="554527A5" w14:textId="77777777" w:rsidR="00547015" w:rsidRPr="001E225A" w:rsidRDefault="001E225A" w:rsidP="004030BE">
      <w:pPr>
        <w:pStyle w:val="Ttulo2"/>
        <w:rPr>
          <w:rFonts w:cs="Arial"/>
          <w:b w:val="0"/>
          <w:bCs/>
          <w:szCs w:val="28"/>
          <w:lang w:val="pt-BR"/>
        </w:rPr>
      </w:pPr>
      <w:bookmarkStart w:id="26" w:name="_Toc242701798"/>
      <w:r w:rsidRPr="001E225A">
        <w:rPr>
          <w:rFonts w:cs="Arial"/>
          <w:b w:val="0"/>
          <w:bCs/>
          <w:szCs w:val="28"/>
          <w:lang w:val="pt-BR"/>
        </w:rPr>
        <w:t>2.3 CÁLCULO DA PEGADA DE CARBONO NA LOGÍSTICA</w:t>
      </w:r>
      <w:bookmarkEnd w:id="26"/>
    </w:p>
    <w:p w14:paraId="590EC1DA" w14:textId="77777777" w:rsidR="00547015" w:rsidRPr="001B372F" w:rsidRDefault="00547015" w:rsidP="00547015">
      <w:pPr>
        <w:jc w:val="center"/>
        <w:rPr>
          <w:rFonts w:ascii="Arial" w:hAnsi="Arial" w:cs="Arial"/>
          <w:b/>
          <w:smallCaps/>
        </w:rPr>
      </w:pPr>
    </w:p>
    <w:p w14:paraId="262FAB07" w14:textId="77777777" w:rsidR="008C3E28" w:rsidRDefault="008C3E28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8C3E28">
        <w:rPr>
          <w:rFonts w:ascii="Arial" w:hAnsi="Arial" w:cs="Arial"/>
          <w:bCs/>
          <w:iCs/>
          <w:sz w:val="24"/>
        </w:rPr>
        <w:t>A quantidade de emissão de CO</w:t>
      </w:r>
      <w:r w:rsidRPr="008C3E28">
        <w:rPr>
          <w:rFonts w:ascii="Cambria Math" w:hAnsi="Cambria Math" w:cs="Cambria Math"/>
          <w:bCs/>
          <w:iCs/>
          <w:sz w:val="24"/>
        </w:rPr>
        <w:t>₂</w:t>
      </w:r>
      <w:r w:rsidRPr="008C3E28">
        <w:rPr>
          <w:rFonts w:ascii="Arial" w:hAnsi="Arial" w:cs="Arial"/>
          <w:bCs/>
          <w:iCs/>
          <w:sz w:val="24"/>
        </w:rPr>
        <w:t xml:space="preserve"> na jornada de entrega é calculada tendo como base a distância aproximada entre o centro de distribuição e o </w:t>
      </w:r>
      <w:proofErr w:type="gramStart"/>
      <w:r w:rsidRPr="008C3E28">
        <w:rPr>
          <w:rFonts w:ascii="Arial" w:hAnsi="Arial" w:cs="Arial"/>
          <w:bCs/>
          <w:iCs/>
          <w:sz w:val="24"/>
        </w:rPr>
        <w:t>destino final</w:t>
      </w:r>
      <w:proofErr w:type="gramEnd"/>
      <w:r w:rsidRPr="008C3E28">
        <w:rPr>
          <w:rFonts w:ascii="Arial" w:hAnsi="Arial" w:cs="Arial"/>
          <w:bCs/>
          <w:iCs/>
          <w:sz w:val="24"/>
        </w:rPr>
        <w:t xml:space="preserve">, </w:t>
      </w:r>
      <w:r>
        <w:rPr>
          <w:rFonts w:ascii="Arial" w:hAnsi="Arial" w:cs="Arial"/>
          <w:bCs/>
          <w:iCs/>
          <w:sz w:val="24"/>
        </w:rPr>
        <w:t xml:space="preserve">além de considerar </w:t>
      </w:r>
      <w:r w:rsidRPr="008C3E28">
        <w:rPr>
          <w:rFonts w:ascii="Arial" w:hAnsi="Arial" w:cs="Arial"/>
          <w:bCs/>
          <w:iCs/>
          <w:sz w:val="24"/>
        </w:rPr>
        <w:t xml:space="preserve">o peso da mercadoria e o fator de emissão médio do combustível </w:t>
      </w:r>
      <w:r w:rsidRPr="008C3E28">
        <w:rPr>
          <w:rFonts w:ascii="Arial" w:hAnsi="Arial" w:cs="Arial"/>
          <w:bCs/>
          <w:iCs/>
          <w:sz w:val="24"/>
        </w:rPr>
        <w:lastRenderedPageBreak/>
        <w:t xml:space="preserve">utilizado. Este cálculo considera um modelo de otimização </w:t>
      </w:r>
      <w:proofErr w:type="spellStart"/>
      <w:proofErr w:type="gramStart"/>
      <w:r w:rsidRPr="008C3E28">
        <w:rPr>
          <w:rFonts w:ascii="Arial" w:hAnsi="Arial" w:cs="Arial"/>
          <w:bCs/>
          <w:iCs/>
          <w:sz w:val="24"/>
        </w:rPr>
        <w:t>bi-objetivo</w:t>
      </w:r>
      <w:proofErr w:type="spellEnd"/>
      <w:proofErr w:type="gramEnd"/>
      <w:r w:rsidRPr="008C3E28">
        <w:rPr>
          <w:rFonts w:ascii="Arial" w:hAnsi="Arial" w:cs="Arial"/>
          <w:bCs/>
          <w:iCs/>
          <w:sz w:val="24"/>
        </w:rPr>
        <w:t xml:space="preserve"> com vertentes ambientais e econômicas (Mundim, 2024). </w:t>
      </w:r>
    </w:p>
    <w:p w14:paraId="0DC0F56D" w14:textId="77777777" w:rsidR="008C3E28" w:rsidRDefault="008C3E28" w:rsidP="008C3E28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8C3E28">
        <w:rPr>
          <w:rFonts w:ascii="Arial" w:hAnsi="Arial" w:cs="Arial"/>
          <w:bCs/>
          <w:iCs/>
          <w:sz w:val="24"/>
        </w:rPr>
        <w:t xml:space="preserve">A partir de modelos matemáticos específicos, cruza-se dados geográficos e operacionais para gerar estimativas e indicadores de impacto ambiental. Para mapear o fluxo de mercadorias no território nacional e aplicar fórmulas que estimem a eficiência ecológica de rotas alternativas, utiliza-se o </w:t>
      </w:r>
      <w:proofErr w:type="spellStart"/>
      <w:r w:rsidRPr="008C3E28">
        <w:rPr>
          <w:rFonts w:ascii="Arial" w:hAnsi="Arial" w:cs="Arial"/>
          <w:bCs/>
          <w:i/>
          <w:sz w:val="24"/>
        </w:rPr>
        <w:t>Brazilian</w:t>
      </w:r>
      <w:proofErr w:type="spellEnd"/>
      <w:r w:rsidRPr="008C3E28">
        <w:rPr>
          <w:rFonts w:ascii="Arial" w:hAnsi="Arial" w:cs="Arial"/>
          <w:bCs/>
          <w:i/>
          <w:sz w:val="24"/>
        </w:rPr>
        <w:t xml:space="preserve"> E-Commerce </w:t>
      </w:r>
      <w:proofErr w:type="spellStart"/>
      <w:r w:rsidRPr="008C3E28">
        <w:rPr>
          <w:rFonts w:ascii="Arial" w:hAnsi="Arial" w:cs="Arial"/>
          <w:bCs/>
          <w:i/>
          <w:sz w:val="24"/>
        </w:rPr>
        <w:t>Public</w:t>
      </w:r>
      <w:proofErr w:type="spellEnd"/>
      <w:r w:rsidRPr="008C3E28">
        <w:rPr>
          <w:rFonts w:ascii="Arial" w:hAnsi="Arial" w:cs="Arial"/>
          <w:bCs/>
          <w:i/>
          <w:sz w:val="24"/>
        </w:rPr>
        <w:t xml:space="preserve"> </w:t>
      </w:r>
      <w:proofErr w:type="spellStart"/>
      <w:r w:rsidRPr="008C3E28">
        <w:rPr>
          <w:rFonts w:ascii="Arial" w:hAnsi="Arial" w:cs="Arial"/>
          <w:bCs/>
          <w:i/>
          <w:sz w:val="24"/>
        </w:rPr>
        <w:t>Dataset</w:t>
      </w:r>
      <w:proofErr w:type="spellEnd"/>
      <w:r w:rsidRPr="008C3E28">
        <w:rPr>
          <w:rFonts w:ascii="Arial" w:hAnsi="Arial" w:cs="Arial"/>
          <w:bCs/>
          <w:iCs/>
          <w:sz w:val="24"/>
        </w:rPr>
        <w:t xml:space="preserve"> (Olist, 2024). Contudo, cabe ressaltar as limitações inerentes ao modelo proposto: por se tratar de uma projeção, o cálculo não contempla variáveis dinâmicas de roteamento, tais como condições de tráfego em tempo real, topografia das vias, perfil de condução do motorista ou particularidades mecânicas dos veículos. Além disso, a dependência de dados baseados em códigos postais (CEPs) restringe a granularidade exata do trajeto trecho a trecho. </w:t>
      </w:r>
    </w:p>
    <w:p w14:paraId="3E940DD2" w14:textId="77777777" w:rsidR="008510CA" w:rsidRDefault="008C3E28" w:rsidP="008C3E28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8C3E28">
        <w:rPr>
          <w:rFonts w:ascii="Arial" w:hAnsi="Arial" w:cs="Arial"/>
          <w:bCs/>
          <w:iCs/>
          <w:sz w:val="24"/>
        </w:rPr>
        <w:t>Apesar destas restrições, este motor de cálculo integrado cumpre seu propósito arquitetural ao permitir que o sistema identifique rotas viáveis e sinalize ao usuário aquelas com maior potencial ecológico. Dessa forma, contribui para a conscientização sobre o desperdício de recursos energéticos e para a redução da pegada de carbono, alinhando a logística a análises de sustentabilidade (Cano et al., 2022).</w:t>
      </w:r>
    </w:p>
    <w:p w14:paraId="50E3061B" w14:textId="77777777" w:rsidR="008510CA" w:rsidRDefault="008C3E28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>Por fim, pode-se compreender que o</w:t>
      </w:r>
      <w:r w:rsidR="008510CA" w:rsidRPr="008C3E28">
        <w:rPr>
          <w:rFonts w:ascii="Arial" w:hAnsi="Arial" w:cs="Arial"/>
          <w:bCs/>
          <w:iCs/>
          <w:sz w:val="24"/>
        </w:rPr>
        <w:t xml:space="preserve">s modelos de cálculo da pegada de carbono possibilitam estimar o impacto ambiental das operações logísticas a partir de variáveis mensuráveis, embora apresentem limitações inerentes ao uso de fatores médios. Ainda assim, quando utilizados como estimativas informativas, esses modelos tornam-se relevantes para apoiar a tomada de decisão do usuário, especialmente quando integrados dinamicamente à interface por meio de uma </w:t>
      </w:r>
      <w:proofErr w:type="spellStart"/>
      <w:r w:rsidR="008510CA" w:rsidRPr="005D0C31">
        <w:rPr>
          <w:rFonts w:ascii="Arial" w:hAnsi="Arial"/>
          <w:bCs/>
        </w:rPr>
        <w:t>engine</w:t>
      </w:r>
      <w:proofErr w:type="spellEnd"/>
      <w:r w:rsidR="008510CA" w:rsidRPr="008C3E28">
        <w:rPr>
          <w:rFonts w:ascii="Arial" w:hAnsi="Arial" w:cs="Arial"/>
          <w:bCs/>
          <w:iCs/>
          <w:sz w:val="24"/>
        </w:rPr>
        <w:t xml:space="preserve"> orientada por dados, como a proposta neste trabalho.</w:t>
      </w:r>
    </w:p>
    <w:p w14:paraId="306E2B54" w14:textId="77777777" w:rsidR="00344C83" w:rsidRDefault="00344C83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0D80F01D" w14:textId="77777777" w:rsidR="00344C83" w:rsidRPr="00344C83" w:rsidRDefault="00344C83" w:rsidP="00344C83">
      <w:pPr>
        <w:pStyle w:val="Ttulo2"/>
        <w:rPr>
          <w:rFonts w:cs="Arial"/>
          <w:b w:val="0"/>
          <w:bCs/>
          <w:szCs w:val="24"/>
          <w:lang w:val="pt-BR"/>
        </w:rPr>
      </w:pPr>
      <w:bookmarkStart w:id="27" w:name="_Toc227436002"/>
      <w:bookmarkStart w:id="28" w:name="_Toc239429334"/>
      <w:bookmarkStart w:id="29" w:name="_Toc242701799"/>
      <w:r w:rsidRPr="00344C83">
        <w:rPr>
          <w:rFonts w:cs="Arial"/>
          <w:b w:val="0"/>
          <w:szCs w:val="24"/>
          <w:lang w:val="pt-BR"/>
        </w:rPr>
        <w:t>2.4 TECNOLOGIAS APLICADAS À PERSONALIZAÇÃO DE INTERFACES</w:t>
      </w:r>
      <w:bookmarkEnd w:id="27"/>
      <w:bookmarkEnd w:id="28"/>
      <w:bookmarkEnd w:id="29"/>
    </w:p>
    <w:p w14:paraId="26883DA9" w14:textId="77777777" w:rsidR="00344C83" w:rsidRPr="005E26F9" w:rsidRDefault="00344C83" w:rsidP="00344C83">
      <w:pPr>
        <w:spacing w:line="360" w:lineRule="auto"/>
        <w:jc w:val="both"/>
        <w:rPr>
          <w:rFonts w:ascii="Arial" w:hAnsi="Arial"/>
          <w:bCs/>
        </w:rPr>
      </w:pPr>
    </w:p>
    <w:p w14:paraId="53B24DEA" w14:textId="77777777" w:rsidR="00344C83" w:rsidRDefault="00344C83" w:rsidP="00344C83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1E225A">
        <w:rPr>
          <w:rFonts w:ascii="Arial" w:hAnsi="Arial" w:cs="Arial"/>
          <w:bCs/>
          <w:iCs/>
          <w:sz w:val="24"/>
        </w:rPr>
        <w:t>Para sustentar uma infraestrutura baseada em SDUI com cálculos executados em tempo real, é imperativo o uso de um conjunto tecnológico de alto desempenho, voltado para a construção de arquiteturas altamente escaláveis e orientadas a eventos</w:t>
      </w:r>
      <w:r w:rsidR="00DA0EA9">
        <w:rPr>
          <w:rFonts w:ascii="Arial" w:hAnsi="Arial" w:cs="Arial"/>
          <w:bCs/>
          <w:iCs/>
          <w:sz w:val="24"/>
        </w:rPr>
        <w:t xml:space="preserve">. Por essa razão, </w:t>
      </w:r>
      <w:r w:rsidR="00DA0EA9" w:rsidRPr="00DA0EA9">
        <w:rPr>
          <w:rFonts w:ascii="Arial" w:hAnsi="Arial" w:cs="Arial"/>
          <w:bCs/>
          <w:iCs/>
          <w:sz w:val="24"/>
        </w:rPr>
        <w:t xml:space="preserve">adota-se o padrão </w:t>
      </w:r>
      <w:proofErr w:type="spellStart"/>
      <w:r w:rsidR="00DA0EA9" w:rsidRPr="00DA0EA9">
        <w:rPr>
          <w:rFonts w:ascii="Arial" w:hAnsi="Arial" w:cs="Arial"/>
          <w:bCs/>
          <w:i/>
          <w:sz w:val="24"/>
        </w:rPr>
        <w:t>Backend</w:t>
      </w:r>
      <w:proofErr w:type="spellEnd"/>
      <w:r w:rsidR="00DA0EA9" w:rsidRPr="00DA0EA9">
        <w:rPr>
          <w:rFonts w:ascii="Arial" w:hAnsi="Arial" w:cs="Arial"/>
          <w:bCs/>
          <w:i/>
          <w:sz w:val="24"/>
        </w:rPr>
        <w:t>-for-</w:t>
      </w:r>
      <w:proofErr w:type="spellStart"/>
      <w:r w:rsidR="00DA0EA9" w:rsidRPr="00DA0EA9">
        <w:rPr>
          <w:rFonts w:ascii="Arial" w:hAnsi="Arial" w:cs="Arial"/>
          <w:bCs/>
          <w:i/>
          <w:sz w:val="24"/>
        </w:rPr>
        <w:t>Frontend</w:t>
      </w:r>
      <w:proofErr w:type="spellEnd"/>
      <w:r w:rsidR="00DA0EA9" w:rsidRPr="00DA0EA9">
        <w:rPr>
          <w:rFonts w:ascii="Arial" w:hAnsi="Arial" w:cs="Arial"/>
          <w:bCs/>
          <w:iCs/>
          <w:sz w:val="24"/>
        </w:rPr>
        <w:t xml:space="preserve"> (BFF), que </w:t>
      </w:r>
      <w:r w:rsidR="00DA0EA9" w:rsidRPr="00DA0EA9">
        <w:rPr>
          <w:rFonts w:ascii="Arial" w:hAnsi="Arial" w:cs="Arial"/>
          <w:bCs/>
          <w:iCs/>
          <w:sz w:val="24"/>
        </w:rPr>
        <w:lastRenderedPageBreak/>
        <w:t>centraliza a agregação das regras de negócio e formata os dados conforme a necessidade da interface (RATTANUKUL et al., 2023)</w:t>
      </w:r>
      <w:r w:rsidRPr="001E225A">
        <w:rPr>
          <w:rFonts w:ascii="Arial" w:hAnsi="Arial" w:cs="Arial"/>
          <w:bCs/>
          <w:iCs/>
          <w:sz w:val="24"/>
        </w:rPr>
        <w:t xml:space="preserve">. Nesse sentido, o </w:t>
      </w:r>
      <w:r w:rsidRPr="00AD3067">
        <w:rPr>
          <w:rFonts w:ascii="Arial" w:hAnsi="Arial" w:cs="Arial"/>
          <w:bCs/>
          <w:i/>
          <w:sz w:val="24"/>
        </w:rPr>
        <w:t>framework</w:t>
      </w:r>
      <w:r w:rsidRPr="001E225A">
        <w:rPr>
          <w:rFonts w:ascii="Arial" w:hAnsi="Arial" w:cs="Arial"/>
          <w:bCs/>
          <w:iCs/>
          <w:sz w:val="24"/>
        </w:rPr>
        <w:t xml:space="preserve"> </w:t>
      </w:r>
      <w:proofErr w:type="spellStart"/>
      <w:r w:rsidRPr="001E225A">
        <w:rPr>
          <w:rFonts w:ascii="Arial" w:hAnsi="Arial" w:cs="Arial"/>
          <w:bCs/>
          <w:iCs/>
          <w:sz w:val="24"/>
        </w:rPr>
        <w:t>FastAPI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é utilizado no </w:t>
      </w:r>
      <w:proofErr w:type="spellStart"/>
      <w:r w:rsidRPr="00AD3067">
        <w:rPr>
          <w:rFonts w:ascii="Arial" w:hAnsi="Arial" w:cs="Arial"/>
          <w:bCs/>
          <w:i/>
          <w:sz w:val="24"/>
        </w:rPr>
        <w:t>backend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</w:t>
      </w:r>
      <w:r w:rsidR="00DA0EA9">
        <w:rPr>
          <w:rFonts w:ascii="Arial" w:hAnsi="Arial" w:cs="Arial"/>
          <w:bCs/>
          <w:iCs/>
          <w:sz w:val="24"/>
        </w:rPr>
        <w:t xml:space="preserve">para </w:t>
      </w:r>
      <w:r w:rsidR="00DA0EA9" w:rsidRPr="00DA0EA9">
        <w:rPr>
          <w:rFonts w:ascii="Arial" w:hAnsi="Arial" w:cs="Arial"/>
          <w:bCs/>
          <w:iCs/>
          <w:sz w:val="24"/>
        </w:rPr>
        <w:t>combina</w:t>
      </w:r>
      <w:r w:rsidR="00DA0EA9">
        <w:rPr>
          <w:rFonts w:ascii="Arial" w:hAnsi="Arial" w:cs="Arial"/>
          <w:bCs/>
          <w:iCs/>
          <w:sz w:val="24"/>
        </w:rPr>
        <w:t>r</w:t>
      </w:r>
      <w:r w:rsidR="00DA0EA9" w:rsidRPr="00DA0EA9">
        <w:rPr>
          <w:rFonts w:ascii="Arial" w:hAnsi="Arial" w:cs="Arial"/>
          <w:bCs/>
          <w:iCs/>
          <w:sz w:val="24"/>
        </w:rPr>
        <w:t xml:space="preserve"> alta velocidade de execução, tipagem estrita com </w:t>
      </w:r>
      <w:proofErr w:type="spellStart"/>
      <w:r w:rsidR="00DA0EA9" w:rsidRPr="00DA0EA9">
        <w:rPr>
          <w:rFonts w:ascii="Arial" w:hAnsi="Arial" w:cs="Arial"/>
          <w:bCs/>
          <w:iCs/>
          <w:sz w:val="24"/>
        </w:rPr>
        <w:t>Pydantic</w:t>
      </w:r>
      <w:proofErr w:type="spellEnd"/>
      <w:r w:rsidR="00DA0EA9" w:rsidRPr="00DA0EA9">
        <w:rPr>
          <w:rFonts w:ascii="Arial" w:hAnsi="Arial" w:cs="Arial"/>
          <w:bCs/>
          <w:iCs/>
          <w:sz w:val="24"/>
        </w:rPr>
        <w:t xml:space="preserve"> e processamento assíncrono nativo (RAMÍREZ, 2024).</w:t>
      </w:r>
      <w:r w:rsidRPr="001E225A">
        <w:rPr>
          <w:rFonts w:ascii="Arial" w:hAnsi="Arial" w:cs="Arial"/>
          <w:bCs/>
          <w:iCs/>
          <w:sz w:val="24"/>
        </w:rPr>
        <w:t xml:space="preserve"> No </w:t>
      </w:r>
      <w:proofErr w:type="spellStart"/>
      <w:r w:rsidRPr="00AD3067">
        <w:rPr>
          <w:rFonts w:ascii="Arial" w:hAnsi="Arial" w:cs="Arial"/>
          <w:bCs/>
          <w:i/>
          <w:sz w:val="24"/>
        </w:rPr>
        <w:t>frontend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, a biblioteca </w:t>
      </w:r>
      <w:proofErr w:type="spellStart"/>
      <w:r w:rsidRPr="001E225A">
        <w:rPr>
          <w:rFonts w:ascii="Arial" w:hAnsi="Arial" w:cs="Arial"/>
          <w:bCs/>
          <w:iCs/>
          <w:sz w:val="24"/>
        </w:rPr>
        <w:t>React</w:t>
      </w:r>
      <w:proofErr w:type="spellEnd"/>
      <w:r w:rsidRPr="001E225A">
        <w:rPr>
          <w:rFonts w:ascii="Arial" w:hAnsi="Arial" w:cs="Arial"/>
          <w:bCs/>
          <w:iCs/>
          <w:sz w:val="24"/>
        </w:rPr>
        <w:t xml:space="preserve"> oferece um vasto ecossistema para a criação de interfaces, facilitando a renderização guiada pelo servidor. O uso de banco de dados em memória, como o Redis, atua no</w:t>
      </w:r>
      <w:r>
        <w:rPr>
          <w:rFonts w:ascii="Arial" w:hAnsi="Arial" w:cs="Arial"/>
          <w:bCs/>
          <w:iCs/>
          <w:sz w:val="24"/>
        </w:rPr>
        <w:t xml:space="preserve"> processo de </w:t>
      </w:r>
      <w:r w:rsidRPr="00AD3067">
        <w:rPr>
          <w:rFonts w:ascii="Arial" w:hAnsi="Arial" w:cs="Arial"/>
          <w:bCs/>
          <w:i/>
          <w:sz w:val="24"/>
        </w:rPr>
        <w:t>cache</w:t>
      </w:r>
      <w:r w:rsidR="00DA0EA9">
        <w:rPr>
          <w:rFonts w:ascii="Arial" w:hAnsi="Arial" w:cs="Arial"/>
          <w:bCs/>
          <w:iCs/>
          <w:sz w:val="24"/>
        </w:rPr>
        <w:t>, isto é, de retenção transitória</w:t>
      </w:r>
      <w:r w:rsidRPr="001E225A">
        <w:rPr>
          <w:rFonts w:ascii="Arial" w:hAnsi="Arial" w:cs="Arial"/>
          <w:bCs/>
          <w:iCs/>
          <w:sz w:val="24"/>
        </w:rPr>
        <w:t xml:space="preserve"> das definições de interface e dos resultados dos cálculos, assegurando escalabilidade e baixa latência</w:t>
      </w:r>
      <w:r w:rsidR="00DA0EA9">
        <w:rPr>
          <w:rFonts w:ascii="Arial" w:hAnsi="Arial" w:cs="Arial"/>
          <w:bCs/>
          <w:iCs/>
          <w:sz w:val="24"/>
        </w:rPr>
        <w:t xml:space="preserve">, além de mitigar </w:t>
      </w:r>
      <w:r w:rsidR="00DA0EA9" w:rsidRPr="00DA0EA9">
        <w:rPr>
          <w:rFonts w:ascii="Arial" w:hAnsi="Arial" w:cs="Arial"/>
          <w:bCs/>
          <w:iCs/>
          <w:sz w:val="24"/>
        </w:rPr>
        <w:t>acessos repetitivos ao banco relacional (REDIS, 2024).</w:t>
      </w:r>
      <w:r w:rsidRPr="001E225A">
        <w:rPr>
          <w:rFonts w:ascii="Arial" w:hAnsi="Arial" w:cs="Arial"/>
          <w:bCs/>
          <w:iCs/>
          <w:sz w:val="24"/>
        </w:rPr>
        <w:t xml:space="preserve"> Por fim, para evitar pontos de falha e atestar a estabilidade da plataforma sob estresse, o sistema é validado em simulações de picos de demanda por meio da ferramenta de testes de carga </w:t>
      </w:r>
      <w:proofErr w:type="spellStart"/>
      <w:r w:rsidRPr="001E225A">
        <w:rPr>
          <w:rFonts w:ascii="Arial" w:hAnsi="Arial" w:cs="Arial"/>
          <w:bCs/>
          <w:iCs/>
          <w:sz w:val="24"/>
        </w:rPr>
        <w:t>Locust</w:t>
      </w:r>
      <w:proofErr w:type="spellEnd"/>
      <w:r w:rsidRPr="001E225A">
        <w:rPr>
          <w:rFonts w:ascii="Arial" w:hAnsi="Arial" w:cs="Arial"/>
          <w:bCs/>
          <w:iCs/>
          <w:sz w:val="24"/>
        </w:rPr>
        <w:t>.</w:t>
      </w:r>
    </w:p>
    <w:p w14:paraId="7A63FBD2" w14:textId="77777777" w:rsidR="00344C83" w:rsidRDefault="00344C83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68C0A41E" w14:textId="77777777" w:rsidR="00253720" w:rsidRDefault="00253720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4165046A" w14:textId="77777777" w:rsidR="00253720" w:rsidRDefault="00253720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5B673777" w14:textId="77777777" w:rsidR="00253720" w:rsidRDefault="00253720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21C7ABB8" w14:textId="77777777" w:rsidR="00253720" w:rsidRDefault="00253720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0413835F" w14:textId="77777777" w:rsidR="00253720" w:rsidRDefault="00253720" w:rsidP="00547015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7BA37899" w14:textId="77777777" w:rsidR="00253720" w:rsidRDefault="00253720" w:rsidP="00253720">
      <w:pPr>
        <w:spacing w:line="360" w:lineRule="auto"/>
        <w:jc w:val="both"/>
        <w:rPr>
          <w:rFonts w:ascii="Arial" w:hAnsi="Arial"/>
          <w:bCs/>
        </w:rPr>
      </w:pPr>
    </w:p>
    <w:p w14:paraId="4956826A" w14:textId="77777777" w:rsidR="00253720" w:rsidRDefault="00253720" w:rsidP="00253720">
      <w:pPr>
        <w:spacing w:line="360" w:lineRule="auto"/>
        <w:jc w:val="both"/>
        <w:rPr>
          <w:rFonts w:ascii="Arial" w:hAnsi="Arial"/>
          <w:bCs/>
        </w:rPr>
      </w:pPr>
    </w:p>
    <w:p w14:paraId="16D5E7AA" w14:textId="77777777" w:rsidR="00253720" w:rsidRDefault="00253720" w:rsidP="00253720">
      <w:pPr>
        <w:spacing w:line="360" w:lineRule="auto"/>
        <w:jc w:val="both"/>
        <w:rPr>
          <w:rFonts w:ascii="Arial" w:hAnsi="Arial"/>
          <w:bCs/>
        </w:rPr>
      </w:pPr>
    </w:p>
    <w:p w14:paraId="27251F5B" w14:textId="77777777" w:rsidR="00253720" w:rsidRDefault="00253720" w:rsidP="00253720">
      <w:pPr>
        <w:spacing w:line="360" w:lineRule="auto"/>
        <w:jc w:val="both"/>
        <w:rPr>
          <w:rFonts w:ascii="Arial" w:hAnsi="Arial"/>
          <w:bCs/>
        </w:rPr>
      </w:pPr>
    </w:p>
    <w:p w14:paraId="56309B2F" w14:textId="77777777" w:rsidR="00253720" w:rsidRDefault="00253720" w:rsidP="00253720">
      <w:pPr>
        <w:spacing w:line="360" w:lineRule="auto"/>
        <w:jc w:val="both"/>
        <w:rPr>
          <w:rFonts w:ascii="Arial" w:hAnsi="Arial"/>
          <w:bCs/>
        </w:rPr>
      </w:pPr>
    </w:p>
    <w:p w14:paraId="21BE2B99" w14:textId="77777777" w:rsidR="00253720" w:rsidRDefault="00253720" w:rsidP="00253720">
      <w:pPr>
        <w:spacing w:line="360" w:lineRule="auto"/>
        <w:jc w:val="both"/>
        <w:rPr>
          <w:rFonts w:ascii="Arial" w:hAnsi="Arial"/>
          <w:bCs/>
        </w:rPr>
      </w:pPr>
    </w:p>
    <w:p w14:paraId="179B580A" w14:textId="77777777" w:rsidR="00253720" w:rsidRDefault="00253720" w:rsidP="00253720">
      <w:pPr>
        <w:spacing w:line="360" w:lineRule="auto"/>
        <w:jc w:val="both"/>
        <w:rPr>
          <w:rFonts w:ascii="Arial" w:hAnsi="Arial" w:cs="Arial"/>
          <w:bCs/>
          <w:iCs/>
          <w:sz w:val="24"/>
        </w:rPr>
      </w:pPr>
    </w:p>
    <w:p w14:paraId="3D8D27BD" w14:textId="77777777" w:rsidR="005207AC" w:rsidRDefault="005207AC" w:rsidP="001E225A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6B3A48A9" w14:textId="77777777" w:rsidR="005207AC" w:rsidRDefault="005207AC" w:rsidP="001E225A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360274C7" w14:textId="77777777" w:rsidR="005207AC" w:rsidRDefault="005207AC" w:rsidP="001E225A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1746DA06" w14:textId="77777777" w:rsidR="005207AC" w:rsidRDefault="005207AC" w:rsidP="001E225A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1426E8F5" w14:textId="77777777" w:rsidR="005207AC" w:rsidRDefault="005207AC" w:rsidP="001E225A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33C3AB23" w14:textId="77777777" w:rsidR="005207AC" w:rsidRDefault="00802FE1" w:rsidP="005207AC">
      <w:pPr>
        <w:pStyle w:val="Ttulo1"/>
        <w:spacing w:line="360" w:lineRule="auto"/>
        <w:rPr>
          <w:lang w:val="pt-BR"/>
        </w:rPr>
      </w:pPr>
      <w:bookmarkStart w:id="30" w:name="_Toc242701800"/>
      <w:r>
        <w:rPr>
          <w:lang w:val="pt-BR"/>
        </w:rPr>
        <w:t xml:space="preserve">3 </w:t>
      </w:r>
      <w:r w:rsidR="005207AC" w:rsidRPr="005207AC">
        <w:rPr>
          <w:lang w:val="pt-BR"/>
        </w:rPr>
        <w:t>METODOLOGIA</w:t>
      </w:r>
      <w:bookmarkEnd w:id="30"/>
    </w:p>
    <w:p w14:paraId="74893707" w14:textId="77777777" w:rsidR="00982E97" w:rsidRPr="0052003E" w:rsidRDefault="00982E97" w:rsidP="005207AC">
      <w:pPr>
        <w:pStyle w:val="Ttulo1"/>
        <w:spacing w:line="360" w:lineRule="auto"/>
        <w:rPr>
          <w:sz w:val="24"/>
          <w:szCs w:val="28"/>
          <w:lang w:val="pt-BR"/>
        </w:rPr>
      </w:pPr>
    </w:p>
    <w:p w14:paraId="4F10F52A" w14:textId="77777777" w:rsidR="00982E97" w:rsidRDefault="00982E97" w:rsidP="0052003E">
      <w:pPr>
        <w:spacing w:after="200" w:line="360" w:lineRule="auto"/>
        <w:ind w:firstLine="720"/>
        <w:jc w:val="both"/>
        <w:rPr>
          <w:rFonts w:eastAsia="Calibri"/>
          <w:b/>
          <w:iCs/>
          <w:sz w:val="24"/>
        </w:rPr>
      </w:pPr>
      <w:r w:rsidRPr="0052003E">
        <w:rPr>
          <w:rFonts w:ascii="Arial" w:eastAsia="Calibri" w:hAnsi="Arial" w:cs="Arial"/>
          <w:bCs/>
          <w:iCs/>
          <w:sz w:val="24"/>
        </w:rPr>
        <w:t>Este capítulo descreve os procedimentos empregados na preparação dos dados, na modelagem da arquitetura de software e no planejamento da avaliação técnica da solução</w:t>
      </w:r>
      <w:r w:rsidR="003A7F97">
        <w:rPr>
          <w:rFonts w:ascii="Arial" w:eastAsia="Calibri" w:hAnsi="Arial" w:cs="Arial"/>
          <w:bCs/>
          <w:iCs/>
          <w:sz w:val="24"/>
        </w:rPr>
        <w:t xml:space="preserve">, de modo que </w:t>
      </w:r>
      <w:r w:rsidR="005C5A0E">
        <w:rPr>
          <w:rFonts w:ascii="Arial" w:hAnsi="Arial" w:cs="Arial"/>
          <w:bCs/>
          <w:iCs/>
          <w:sz w:val="24"/>
        </w:rPr>
        <w:t>será</w:t>
      </w:r>
      <w:r w:rsidR="005C5A0E" w:rsidRPr="00A0033C">
        <w:rPr>
          <w:rFonts w:ascii="Arial" w:hAnsi="Arial" w:cs="Arial"/>
          <w:bCs/>
          <w:iCs/>
          <w:sz w:val="24"/>
        </w:rPr>
        <w:t xml:space="preserve"> dedicado à fundamentação conceitual, etapa </w:t>
      </w:r>
      <w:r w:rsidR="005C5A0E">
        <w:rPr>
          <w:rFonts w:ascii="Arial" w:hAnsi="Arial" w:cs="Arial"/>
          <w:bCs/>
          <w:iCs/>
          <w:sz w:val="24"/>
        </w:rPr>
        <w:t xml:space="preserve">que </w:t>
      </w:r>
      <w:r w:rsidR="005C5A0E" w:rsidRPr="00A0033C">
        <w:rPr>
          <w:rFonts w:ascii="Arial" w:hAnsi="Arial" w:cs="Arial"/>
          <w:bCs/>
          <w:iCs/>
          <w:sz w:val="24"/>
        </w:rPr>
        <w:t>apresenta como o projeto será executado</w:t>
      </w:r>
      <w:r w:rsidRPr="0052003E">
        <w:rPr>
          <w:rFonts w:ascii="Arial" w:eastAsia="Calibri" w:hAnsi="Arial" w:cs="Arial"/>
          <w:bCs/>
          <w:iCs/>
          <w:sz w:val="24"/>
        </w:rPr>
        <w:t xml:space="preserve">, quais componentes serão utilizados e de que maneira os resultados serão obtidos e analisados. O percurso metodológico foi dividido em três etapas: tratamento e exploração do </w:t>
      </w:r>
      <w:proofErr w:type="spellStart"/>
      <w:r w:rsidRPr="0052003E">
        <w:rPr>
          <w:rFonts w:ascii="Arial" w:eastAsia="Calibri" w:hAnsi="Arial" w:cs="Arial"/>
          <w:bCs/>
          <w:iCs/>
          <w:sz w:val="24"/>
        </w:rPr>
        <w:t>dataset</w:t>
      </w:r>
      <w:proofErr w:type="spellEnd"/>
      <w:r w:rsidRPr="0052003E">
        <w:rPr>
          <w:rFonts w:ascii="Arial" w:eastAsia="Calibri" w:hAnsi="Arial" w:cs="Arial"/>
          <w:bCs/>
          <w:iCs/>
          <w:sz w:val="24"/>
        </w:rPr>
        <w:t xml:space="preserve"> público da Olist; modelagem da arquitetura e dos fluxos de dados; e configuração do ambiente de testes e das métricas de desempenho, como visto na Figura 3</w:t>
      </w:r>
      <w:r w:rsidR="0052003E" w:rsidRPr="0052003E">
        <w:rPr>
          <w:rFonts w:ascii="Arial" w:eastAsia="Calibri" w:hAnsi="Arial" w:cs="Arial"/>
          <w:bCs/>
          <w:iCs/>
          <w:sz w:val="24"/>
        </w:rPr>
        <w:t>.</w:t>
      </w:r>
    </w:p>
    <w:p w14:paraId="589A1C35" w14:textId="77777777" w:rsidR="0052003E" w:rsidRPr="0052003E" w:rsidRDefault="0052003E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  <w:bookmarkStart w:id="31" w:name="_Toc239882539"/>
      <w:r w:rsidRPr="0052003E">
        <w:rPr>
          <w:rFonts w:ascii="Arial" w:eastAsia="Calibri" w:hAnsi="Arial" w:cs="Arial"/>
          <w:bCs/>
          <w:iCs/>
          <w:sz w:val="24"/>
        </w:rPr>
        <w:t xml:space="preserve">Figura </w:t>
      </w:r>
      <w:r w:rsidRPr="0052003E">
        <w:rPr>
          <w:rFonts w:ascii="Arial" w:eastAsia="Calibri" w:hAnsi="Arial" w:cs="Arial"/>
          <w:bCs/>
          <w:iCs/>
          <w:sz w:val="24"/>
        </w:rPr>
        <w:fldChar w:fldCharType="begin"/>
      </w:r>
      <w:r w:rsidRPr="0052003E">
        <w:rPr>
          <w:rFonts w:ascii="Arial" w:eastAsia="Calibri" w:hAnsi="Arial" w:cs="Arial"/>
          <w:bCs/>
          <w:iCs/>
          <w:sz w:val="24"/>
        </w:rPr>
        <w:instrText xml:space="preserve"> SEQ Figura \* ARABIC </w:instrText>
      </w:r>
      <w:r w:rsidRPr="0052003E">
        <w:rPr>
          <w:rFonts w:ascii="Arial" w:eastAsia="Calibri" w:hAnsi="Arial" w:cs="Arial"/>
          <w:bCs/>
          <w:iCs/>
          <w:sz w:val="24"/>
        </w:rPr>
        <w:fldChar w:fldCharType="separate"/>
      </w:r>
      <w:r w:rsidR="00445D8B">
        <w:rPr>
          <w:rFonts w:ascii="Arial" w:eastAsia="Calibri" w:hAnsi="Arial" w:cs="Arial"/>
          <w:bCs/>
          <w:iCs/>
          <w:noProof/>
          <w:sz w:val="24"/>
        </w:rPr>
        <w:t>3</w:t>
      </w:r>
      <w:r w:rsidRPr="0052003E">
        <w:rPr>
          <w:rFonts w:ascii="Arial" w:eastAsia="Calibri" w:hAnsi="Arial" w:cs="Arial"/>
          <w:bCs/>
          <w:iCs/>
          <w:sz w:val="24"/>
        </w:rPr>
        <w:fldChar w:fldCharType="end"/>
      </w:r>
      <w:r w:rsidRPr="0052003E">
        <w:rPr>
          <w:rFonts w:ascii="Arial" w:eastAsia="Calibri" w:hAnsi="Arial" w:cs="Arial"/>
          <w:bCs/>
          <w:iCs/>
          <w:sz w:val="24"/>
        </w:rPr>
        <w:t xml:space="preserve"> - Fluxograma geral da metodologia</w:t>
      </w:r>
      <w:bookmarkEnd w:id="31"/>
    </w:p>
    <w:p w14:paraId="2B38EFD4" w14:textId="77777777" w:rsidR="0052003E" w:rsidRPr="0052003E" w:rsidRDefault="0052003E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  <w:r w:rsidRPr="0052003E">
        <w:rPr>
          <w:rFonts w:ascii="Arial" w:eastAsia="Calibri" w:hAnsi="Arial" w:cs="Arial"/>
          <w:bCs/>
          <w:iCs/>
          <w:noProof/>
          <w:sz w:val="24"/>
        </w:rPr>
        <w:drawing>
          <wp:inline distT="0" distB="0" distL="0" distR="0" wp14:anchorId="67768E88" wp14:editId="7D14E3FC">
            <wp:extent cx="5764484" cy="2933700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843" cy="293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51EF" w14:textId="77777777" w:rsidR="0052003E" w:rsidRDefault="0052003E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  <w:r w:rsidRPr="0052003E">
        <w:rPr>
          <w:rFonts w:ascii="Arial" w:eastAsia="Calibri" w:hAnsi="Arial" w:cs="Arial"/>
          <w:bCs/>
          <w:iCs/>
          <w:sz w:val="20"/>
          <w:szCs w:val="18"/>
        </w:rPr>
        <w:t>Fonte: Elaborada pelo autor</w:t>
      </w:r>
    </w:p>
    <w:p w14:paraId="5E352752" w14:textId="77777777" w:rsidR="0052003E" w:rsidRDefault="0052003E" w:rsidP="0052003E">
      <w:pPr>
        <w:spacing w:after="200" w:line="360" w:lineRule="auto"/>
        <w:ind w:firstLine="720"/>
        <w:jc w:val="both"/>
        <w:rPr>
          <w:rFonts w:ascii="Arial" w:eastAsia="Calibri" w:hAnsi="Arial" w:cs="Arial"/>
          <w:bCs/>
          <w:iCs/>
          <w:sz w:val="24"/>
        </w:rPr>
      </w:pPr>
      <w:r w:rsidRPr="0052003E">
        <w:rPr>
          <w:rFonts w:ascii="Arial" w:eastAsia="Calibri" w:hAnsi="Arial" w:cs="Arial"/>
          <w:bCs/>
          <w:iCs/>
          <w:sz w:val="24"/>
        </w:rPr>
        <w:t xml:space="preserve">Quanto à natureza, o trabalho caracteriza-se como uma pesquisa aplicada, pois busca desenvolver uma solução computacional para integrar personalização dinâmica de interfaces e recomendações logísticas de menor impacto ambiental. A abordagem será predominantemente quantitativa, considerando o tratamento de registros de comércio eletrônico, o cálculo estimado de emissões e a análise de métricas de </w:t>
      </w:r>
      <w:r w:rsidRPr="0052003E">
        <w:rPr>
          <w:rFonts w:ascii="Arial" w:eastAsia="Calibri" w:hAnsi="Arial" w:cs="Arial"/>
          <w:bCs/>
          <w:iCs/>
          <w:sz w:val="24"/>
        </w:rPr>
        <w:lastRenderedPageBreak/>
        <w:t>desempenho. Também serão empregadas observações qualitativas para verificar a flexibilidade da interface orientada pelo servidor.</w:t>
      </w:r>
    </w:p>
    <w:p w14:paraId="38326B67" w14:textId="77777777" w:rsidR="0052003E" w:rsidRPr="0052003E" w:rsidRDefault="0052003E" w:rsidP="0052003E">
      <w:pPr>
        <w:pStyle w:val="Ttulo2"/>
        <w:rPr>
          <w:rFonts w:cs="Arial"/>
          <w:b w:val="0"/>
          <w:szCs w:val="24"/>
          <w:lang w:val="pt-BR"/>
        </w:rPr>
      </w:pPr>
      <w:bookmarkStart w:id="32" w:name="_Toc239429335"/>
      <w:bookmarkStart w:id="33" w:name="_Toc242701801"/>
      <w:r w:rsidRPr="0052003E">
        <w:rPr>
          <w:rFonts w:cs="Arial"/>
          <w:b w:val="0"/>
          <w:szCs w:val="24"/>
          <w:lang w:val="pt-BR"/>
        </w:rPr>
        <w:t>3.1 TRATAMENTO E EXPLORAÇÃO DO DATASET PÚBLICO DA OLIST</w:t>
      </w:r>
      <w:bookmarkEnd w:id="32"/>
      <w:bookmarkEnd w:id="33"/>
    </w:p>
    <w:p w14:paraId="014F1681" w14:textId="77777777" w:rsidR="0052003E" w:rsidRPr="00A0033C" w:rsidRDefault="0052003E" w:rsidP="0052003E">
      <w:pPr>
        <w:pStyle w:val="artifact-docx-previewttulo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521EFC4C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 xml:space="preserve">A base de dados utilizada será o </w:t>
      </w:r>
      <w:proofErr w:type="spellStart"/>
      <w:r w:rsidRPr="00A0033C">
        <w:rPr>
          <w:rFonts w:ascii="Arial" w:hAnsi="Arial" w:cs="Arial"/>
          <w:bCs/>
          <w:iCs/>
          <w:sz w:val="24"/>
        </w:rPr>
        <w:t>Brazilian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E-Commerce </w:t>
      </w:r>
      <w:proofErr w:type="spellStart"/>
      <w:r w:rsidRPr="00A0033C">
        <w:rPr>
          <w:rFonts w:ascii="Arial" w:hAnsi="Arial" w:cs="Arial"/>
          <w:bCs/>
          <w:iCs/>
          <w:sz w:val="24"/>
        </w:rPr>
        <w:t>Public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</w:t>
      </w:r>
      <w:proofErr w:type="spellStart"/>
      <w:r w:rsidRPr="00A0033C">
        <w:rPr>
          <w:rFonts w:ascii="Arial" w:hAnsi="Arial" w:cs="Arial"/>
          <w:bCs/>
          <w:iCs/>
          <w:sz w:val="24"/>
        </w:rPr>
        <w:t>Dataset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</w:t>
      </w:r>
      <w:proofErr w:type="spellStart"/>
      <w:r w:rsidRPr="00A0033C">
        <w:rPr>
          <w:rFonts w:ascii="Arial" w:hAnsi="Arial" w:cs="Arial"/>
          <w:bCs/>
          <w:iCs/>
          <w:sz w:val="24"/>
        </w:rPr>
        <w:t>by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Olist, disponibilizado publicamente na plataforma </w:t>
      </w:r>
      <w:proofErr w:type="spellStart"/>
      <w:r w:rsidRPr="00A0033C">
        <w:rPr>
          <w:rFonts w:ascii="Arial" w:hAnsi="Arial" w:cs="Arial"/>
          <w:bCs/>
          <w:iCs/>
          <w:sz w:val="24"/>
        </w:rPr>
        <w:t>Kaggle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. O conjunto contém informações anonimizadas sobre mais de cem mil pedidos realizados em diferentes </w:t>
      </w:r>
      <w:r w:rsidRPr="008B595E">
        <w:rPr>
          <w:rFonts w:ascii="Arial" w:hAnsi="Arial" w:cs="Arial"/>
          <w:bCs/>
          <w:i/>
          <w:sz w:val="24"/>
        </w:rPr>
        <w:t>marketplaces</w:t>
      </w:r>
      <w:r w:rsidRPr="00A0033C">
        <w:rPr>
          <w:rFonts w:ascii="Arial" w:hAnsi="Arial" w:cs="Arial"/>
          <w:bCs/>
          <w:iCs/>
          <w:sz w:val="24"/>
        </w:rPr>
        <w:t xml:space="preserve"> brasileiros e reúne dados de pedidos, itens, produtos, vendedores, clientes, pagamentos, avaliações e localização geográfica (OLIST, 2024). Para este trabalho, serão selecionadas somente as tabelas relacionadas ao cálculo logístico e à composição contextual da interface.</w:t>
      </w:r>
    </w:p>
    <w:p w14:paraId="09C1DA9D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>Inicialmente, os arquivos no formato CSV serão importados em Python com a biblioteca Pandas. A exploração inicial compreenderá a identificação das dimensões de cada tabela, a inspeção dos tipos de dados, a análise das chaves de relacionamento, a contagem de valores ausentes e a identificação de registros duplicados. Essa etapa permitirá verificar se os campos necessários ao cálculo, como prefixos de CEP, latitude, longitude, peso do produto e identificação do vendedor, apresentam qualidade suficiente para utilização no motor de recomendações.</w:t>
      </w:r>
    </w:p>
    <w:p w14:paraId="6CEC604C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>A integração será realizada principalmente entre as tabelas de pedidos, itens de pedido, produtos, vendedores, clientes e geolocalização. A tabela de itens permitirá relacionar cada pedido ao vendedor e ao produto; a tabela de produtos fornecerá o peso da mercadoria; as tabelas de clientes e vendedores fornecerão os prefixos de CEP; e a tabela de geolocalização permitirá associar esses prefixos às respectivas coordenadas geográficas. Os relacionamentos serão executados por meio das chaves disponibilizadas no próprio conjunto, mantendo-se apenas os campos necessários às etapas seguintes.</w:t>
      </w:r>
    </w:p>
    <w:p w14:paraId="43372458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 xml:space="preserve">O processo de higienização incluirá a remoção de duplicidades, a padronização dos tipos de dados e o tratamento dos registros sem informações essenciais. Pedidos sem coordenadas válidas de origem ou destino e produtos sem peso utilizável não poderão alimentar o cálculo da emissão. Para prefixos de CEP associados a múltiplas coordenadas, será calculada uma coordenada representativa, preferencialmente pela mediana da latitude e da longitude, reduzindo a influência de valores discrepantes. </w:t>
      </w:r>
      <w:r w:rsidRPr="00A0033C">
        <w:rPr>
          <w:rFonts w:ascii="Arial" w:hAnsi="Arial" w:cs="Arial"/>
          <w:bCs/>
          <w:iCs/>
          <w:sz w:val="24"/>
        </w:rPr>
        <w:lastRenderedPageBreak/>
        <w:t>Também serão verificadas coordenadas fora dos limites geográficos esperados para o território brasileiro e valores de peso iguais ou inferiores a zero.</w:t>
      </w:r>
    </w:p>
    <w:p w14:paraId="357A0AA1" w14:textId="77777777" w:rsidR="0052003E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>Os arquivos originais serão preservados sem alterações. Ao término da etapa de transformação, será gerado um conjunto derivado e reproduzível, contendo a identificação do pedido, vendedor e produto, os prefixos de CEP, as coordenadas de origem e destino, o peso padronizado e os campos necessários ao cálculo de distância e emissão. Esse conjunto será utilizado pelo serviço de recomendação e armazenado no PostgreSQL para consultas posteriores.</w:t>
      </w:r>
    </w:p>
    <w:p w14:paraId="25F680FB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7CBEE363" w14:textId="77777777" w:rsidR="0052003E" w:rsidRPr="0052003E" w:rsidRDefault="0052003E" w:rsidP="0052003E">
      <w:pPr>
        <w:pStyle w:val="Ttulo2"/>
        <w:rPr>
          <w:rFonts w:cs="Arial"/>
          <w:b w:val="0"/>
          <w:szCs w:val="24"/>
          <w:lang w:val="pt-BR"/>
        </w:rPr>
      </w:pPr>
      <w:bookmarkStart w:id="34" w:name="_Toc242701802"/>
      <w:r w:rsidRPr="0052003E">
        <w:rPr>
          <w:rFonts w:cs="Arial"/>
          <w:b w:val="0"/>
          <w:szCs w:val="24"/>
          <w:lang w:val="pt-BR"/>
        </w:rPr>
        <w:t>3.2 MODELAGEM DA ARQUITETURA DE SOFTWARE E FLUXOS DE DADOS</w:t>
      </w:r>
      <w:bookmarkEnd w:id="34"/>
    </w:p>
    <w:p w14:paraId="422654BC" w14:textId="77777777" w:rsidR="0052003E" w:rsidRPr="00A0033C" w:rsidRDefault="0052003E" w:rsidP="0052003E">
      <w:pPr>
        <w:pStyle w:val="artifact-docx-previewttulo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538D8F3B" w14:textId="77777777" w:rsidR="0052003E" w:rsidRDefault="0052003E" w:rsidP="0052003E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 xml:space="preserve">A arquitetura proposta será composta por uma interface web em </w:t>
      </w:r>
      <w:proofErr w:type="spellStart"/>
      <w:r w:rsidRPr="00A0033C">
        <w:rPr>
          <w:rFonts w:ascii="Arial" w:hAnsi="Arial" w:cs="Arial"/>
          <w:bCs/>
          <w:iCs/>
          <w:sz w:val="24"/>
        </w:rPr>
        <w:t>React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, uma camada </w:t>
      </w:r>
      <w:proofErr w:type="spellStart"/>
      <w:r w:rsidRPr="00A0033C">
        <w:rPr>
          <w:rFonts w:ascii="Arial" w:hAnsi="Arial" w:cs="Arial"/>
          <w:bCs/>
          <w:iCs/>
          <w:sz w:val="24"/>
        </w:rPr>
        <w:t>Backend</w:t>
      </w:r>
      <w:proofErr w:type="spellEnd"/>
      <w:r w:rsidRPr="00A0033C">
        <w:rPr>
          <w:rFonts w:ascii="Arial" w:hAnsi="Arial" w:cs="Arial"/>
          <w:bCs/>
          <w:iCs/>
          <w:sz w:val="24"/>
        </w:rPr>
        <w:t>-for-</w:t>
      </w:r>
      <w:proofErr w:type="spellStart"/>
      <w:r w:rsidRPr="00A0033C">
        <w:rPr>
          <w:rFonts w:ascii="Arial" w:hAnsi="Arial" w:cs="Arial"/>
          <w:bCs/>
          <w:iCs/>
          <w:sz w:val="24"/>
        </w:rPr>
        <w:t>Frontend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implementada em </w:t>
      </w:r>
      <w:proofErr w:type="spellStart"/>
      <w:r w:rsidRPr="00A0033C">
        <w:rPr>
          <w:rFonts w:ascii="Arial" w:hAnsi="Arial" w:cs="Arial"/>
          <w:bCs/>
          <w:iCs/>
          <w:sz w:val="24"/>
        </w:rPr>
        <w:t>FastAPI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, um banco relacional PostgreSQL e uma camada de cache em Redis. O </w:t>
      </w:r>
      <w:proofErr w:type="spellStart"/>
      <w:r w:rsidRPr="00A0033C">
        <w:rPr>
          <w:rFonts w:ascii="Arial" w:hAnsi="Arial" w:cs="Arial"/>
          <w:bCs/>
          <w:iCs/>
          <w:sz w:val="24"/>
        </w:rPr>
        <w:t>React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funcionará como renderizador genérico, enquanto o servidor será responsável por consultar os dados, executar as regras de negócio, calcular o impacto logístico e determinar a estrutura da interface enviada ao usuário. Essa divisão preserva o princípio da Server-</w:t>
      </w:r>
      <w:proofErr w:type="spellStart"/>
      <w:r w:rsidRPr="00A0033C">
        <w:rPr>
          <w:rFonts w:ascii="Arial" w:hAnsi="Arial" w:cs="Arial"/>
          <w:bCs/>
          <w:iCs/>
          <w:sz w:val="24"/>
        </w:rPr>
        <w:t>Driven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UI, no qual as decisões de composição permanecem centralizadas no servidor (PERLIN et al., 2023).</w:t>
      </w:r>
      <w:r>
        <w:rPr>
          <w:rFonts w:ascii="Arial" w:hAnsi="Arial" w:cs="Arial"/>
          <w:bCs/>
          <w:iCs/>
          <w:sz w:val="24"/>
        </w:rPr>
        <w:t xml:space="preserve"> A organização desses componentes e suas próprias interações é mostrado na Figura 4.</w:t>
      </w:r>
    </w:p>
    <w:p w14:paraId="78BCA997" w14:textId="77777777" w:rsidR="00A27C21" w:rsidRDefault="00A27C21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  <w:bookmarkStart w:id="35" w:name="_Toc239882540"/>
    </w:p>
    <w:p w14:paraId="78C2F9EB" w14:textId="77777777" w:rsidR="00A27C21" w:rsidRDefault="00A27C21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</w:p>
    <w:p w14:paraId="6AFA9425" w14:textId="77777777" w:rsidR="00A27C21" w:rsidRDefault="00A27C21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</w:p>
    <w:p w14:paraId="2A123F50" w14:textId="77777777" w:rsidR="00A27C21" w:rsidRDefault="00A27C21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</w:p>
    <w:p w14:paraId="19139AE2" w14:textId="77777777" w:rsidR="00A27C21" w:rsidRDefault="00A27C21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</w:p>
    <w:p w14:paraId="20299A22" w14:textId="77777777" w:rsidR="00A27C21" w:rsidRDefault="00A27C21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</w:p>
    <w:p w14:paraId="770ACF82" w14:textId="77777777" w:rsidR="00A27C21" w:rsidRDefault="00A27C21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</w:p>
    <w:p w14:paraId="74C7A12A" w14:textId="77777777" w:rsidR="00A27C21" w:rsidRDefault="00A27C21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</w:p>
    <w:p w14:paraId="297EBAAD" w14:textId="77777777" w:rsidR="0052003E" w:rsidRPr="0052003E" w:rsidRDefault="0052003E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  <w:r w:rsidRPr="0052003E">
        <w:rPr>
          <w:rFonts w:ascii="Arial" w:eastAsia="Calibri" w:hAnsi="Arial" w:cs="Arial"/>
          <w:bCs/>
          <w:iCs/>
          <w:sz w:val="24"/>
        </w:rPr>
        <w:lastRenderedPageBreak/>
        <w:t xml:space="preserve">Figura </w:t>
      </w:r>
      <w:r w:rsidRPr="0052003E">
        <w:rPr>
          <w:rFonts w:ascii="Arial" w:eastAsia="Calibri" w:hAnsi="Arial" w:cs="Arial"/>
          <w:bCs/>
          <w:iCs/>
          <w:sz w:val="24"/>
        </w:rPr>
        <w:fldChar w:fldCharType="begin"/>
      </w:r>
      <w:r w:rsidRPr="0052003E">
        <w:rPr>
          <w:rFonts w:ascii="Arial" w:eastAsia="Calibri" w:hAnsi="Arial" w:cs="Arial"/>
          <w:bCs/>
          <w:iCs/>
          <w:sz w:val="24"/>
        </w:rPr>
        <w:instrText xml:space="preserve"> SEQ Figura \* ARABIC </w:instrText>
      </w:r>
      <w:r w:rsidRPr="0052003E">
        <w:rPr>
          <w:rFonts w:ascii="Arial" w:eastAsia="Calibri" w:hAnsi="Arial" w:cs="Arial"/>
          <w:bCs/>
          <w:iCs/>
          <w:sz w:val="24"/>
        </w:rPr>
        <w:fldChar w:fldCharType="separate"/>
      </w:r>
      <w:r w:rsidR="00445D8B">
        <w:rPr>
          <w:rFonts w:ascii="Arial" w:eastAsia="Calibri" w:hAnsi="Arial" w:cs="Arial"/>
          <w:bCs/>
          <w:iCs/>
          <w:noProof/>
          <w:sz w:val="24"/>
        </w:rPr>
        <w:t>4</w:t>
      </w:r>
      <w:r w:rsidRPr="0052003E">
        <w:rPr>
          <w:rFonts w:ascii="Arial" w:eastAsia="Calibri" w:hAnsi="Arial" w:cs="Arial"/>
          <w:bCs/>
          <w:iCs/>
          <w:sz w:val="24"/>
        </w:rPr>
        <w:fldChar w:fldCharType="end"/>
      </w:r>
      <w:r w:rsidRPr="0052003E">
        <w:rPr>
          <w:rFonts w:ascii="Arial" w:eastAsia="Calibri" w:hAnsi="Arial" w:cs="Arial"/>
          <w:bCs/>
          <w:iCs/>
          <w:sz w:val="24"/>
        </w:rPr>
        <w:t xml:space="preserve"> - Arquitetura da solução proposta</w:t>
      </w:r>
      <w:bookmarkEnd w:id="35"/>
    </w:p>
    <w:p w14:paraId="7DCC4068" w14:textId="77777777" w:rsidR="0052003E" w:rsidRPr="0052003E" w:rsidRDefault="0052003E" w:rsidP="0052003E">
      <w:pPr>
        <w:spacing w:after="200" w:line="360" w:lineRule="auto"/>
        <w:jc w:val="center"/>
        <w:rPr>
          <w:rFonts w:ascii="Arial" w:eastAsia="Calibri" w:hAnsi="Arial" w:cs="Arial"/>
          <w:bCs/>
          <w:iCs/>
          <w:sz w:val="24"/>
        </w:rPr>
      </w:pPr>
      <w:r w:rsidRPr="0052003E">
        <w:rPr>
          <w:rFonts w:ascii="Arial" w:eastAsia="Calibri" w:hAnsi="Arial" w:cs="Arial"/>
          <w:bCs/>
          <w:iCs/>
          <w:noProof/>
          <w:sz w:val="24"/>
        </w:rPr>
        <w:drawing>
          <wp:inline distT="0" distB="0" distL="0" distR="0" wp14:anchorId="42137D5D" wp14:editId="5DF437FE">
            <wp:extent cx="5219700" cy="3047950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466" cy="305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D383" w14:textId="77777777" w:rsidR="0052003E" w:rsidRDefault="0052003E" w:rsidP="0052003E">
      <w:pPr>
        <w:spacing w:after="200" w:line="360" w:lineRule="auto"/>
        <w:jc w:val="center"/>
        <w:rPr>
          <w:rFonts w:ascii="Arial" w:eastAsia="Calibri" w:hAnsi="Arial" w:cs="Times New Roman"/>
          <w:bCs/>
          <w:sz w:val="20"/>
          <w:szCs w:val="20"/>
        </w:rPr>
      </w:pPr>
      <w:r w:rsidRPr="0052003E">
        <w:rPr>
          <w:rFonts w:ascii="Arial" w:eastAsia="Calibri" w:hAnsi="Arial" w:cs="Times New Roman"/>
          <w:bCs/>
          <w:sz w:val="20"/>
          <w:szCs w:val="20"/>
        </w:rPr>
        <w:t>Fonte: Elaborada pelo autor</w:t>
      </w:r>
    </w:p>
    <w:p w14:paraId="02F21AA4" w14:textId="77777777" w:rsidR="00C64794" w:rsidRPr="00A0033C" w:rsidRDefault="00C64794" w:rsidP="00C64794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 xml:space="preserve">O fluxo será iniciado quando o usuário acessar uma página de produto ou solicitar opções de vendedores. O </w:t>
      </w:r>
      <w:r w:rsidRPr="007A0F04">
        <w:rPr>
          <w:rFonts w:ascii="Arial" w:hAnsi="Arial" w:cs="Arial"/>
          <w:bCs/>
          <w:i/>
          <w:sz w:val="24"/>
        </w:rPr>
        <w:t>front-</w:t>
      </w:r>
      <w:proofErr w:type="spellStart"/>
      <w:r w:rsidRPr="007A0F04">
        <w:rPr>
          <w:rFonts w:ascii="Arial" w:hAnsi="Arial" w:cs="Arial"/>
          <w:bCs/>
          <w:i/>
          <w:sz w:val="24"/>
        </w:rPr>
        <w:t>end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enviará ao BFF as informações de contexto necessárias, incluindo o produto selecionado e o destino da entrega. O BFF validará a requisição e consultará o PostgreSQL para recuperar os vendedores disponíveis, a localização de origem, o peso do produto e os demais campos logísticos. Antes de realizar um novo processamento, o serviço verificará se existe uma resposta válida no Redis para a combinação consultada.</w:t>
      </w:r>
    </w:p>
    <w:p w14:paraId="1CF4B516" w14:textId="77777777" w:rsidR="00A27C21" w:rsidRPr="00A27C21" w:rsidRDefault="00D3468A" w:rsidP="00A27C21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3468A">
        <w:rPr>
          <w:rFonts w:ascii="Arial" w:hAnsi="Arial" w:cs="Arial"/>
          <w:bCs/>
          <w:iCs/>
          <w:sz w:val="24"/>
        </w:rPr>
        <w:t xml:space="preserve">Quando não houver resposta armazenada em cache, o BFF acionará o motor de recomendações logísticas. </w:t>
      </w:r>
      <w:r w:rsidR="00A27C21" w:rsidRPr="00A27C21">
        <w:rPr>
          <w:rFonts w:ascii="Arial" w:hAnsi="Arial" w:cs="Arial"/>
          <w:bCs/>
          <w:iCs/>
          <w:sz w:val="24"/>
        </w:rPr>
        <w:t>A adoção dessa fórmula fundamenta-se na complexidade analítica constante (</w:t>
      </w:r>
      <m:oMath>
        <m:r>
          <w:rPr>
            <w:rFonts w:ascii="Cambria Math" w:hAnsi="Cambria Math" w:cs="Arial"/>
            <w:sz w:val="24"/>
          </w:rPr>
          <m:t>O</m:t>
        </m:r>
        <m:d>
          <m:d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dPr>
          <m:e>
            <m:r>
              <w:rPr>
                <w:rFonts w:ascii="Cambria Math" w:hAnsi="Cambria Math" w:cs="Arial"/>
                <w:sz w:val="24"/>
              </w:rPr>
              <m:t>1</m:t>
            </m:r>
          </m:e>
        </m:d>
      </m:oMath>
      <w:r w:rsidR="00A27C21" w:rsidRPr="00A27C21">
        <w:rPr>
          <w:rFonts w:ascii="Arial" w:hAnsi="Arial" w:cs="Arial"/>
          <w:bCs/>
          <w:iCs/>
          <w:sz w:val="24"/>
        </w:rPr>
        <w:t xml:space="preserve">) e na estabilidade numérica para representações em ponto flutuante, viabilizando o processamento dinâmico no servidor sem onerar o tempo de resposta da interface. As diretrizes internacionais de mensuração de emissões em transporte de carga estabelecem que, na ausência de rastreamento veicular contínuo, a distância ortodrômica calculada em linha reta pode ser utilizada como estimativa inicial de referência, desde que documentada como uma aproximação e auditada frente à malha viária real (SMART FREIGHT CENTRE, 2023; ISO, 2023). </w:t>
      </w:r>
    </w:p>
    <w:p w14:paraId="72D3C69D" w14:textId="77777777" w:rsidR="00C64794" w:rsidRDefault="00C64794" w:rsidP="00C64794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417759AA" w14:textId="77777777" w:rsidR="00C64794" w:rsidRDefault="00C64794" w:rsidP="00C64794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783E4E">
        <w:rPr>
          <w:rFonts w:ascii="Arial" w:hAnsi="Arial" w:cs="Arial"/>
          <w:bCs/>
          <w:iCs/>
          <w:sz w:val="24"/>
        </w:rPr>
        <w:t>A distância será calculada pela Equação 1:</w:t>
      </w:r>
    </w:p>
    <w:p w14:paraId="1AB7A680" w14:textId="77777777" w:rsidR="00C64794" w:rsidRPr="00783E4E" w:rsidRDefault="00C64794" w:rsidP="00C64794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m:oMathPara>
        <m:oMath>
          <m:r>
            <w:rPr>
              <w:rFonts w:ascii="Cambria Math" w:hAnsi="Cambria Math" w:cs="Arial"/>
              <w:sz w:val="24"/>
            </w:rPr>
            <m:t>d=2R arcsin</m:t>
          </m:r>
          <m:d>
            <m:dPr>
              <m:begChr m:val=""/>
              <m:ctrlPr>
                <w:rPr>
                  <w:rFonts w:ascii="Cambria Math" w:hAnsi="Cambria Math" w:cs="Arial"/>
                  <w:bCs/>
                  <w:i/>
                  <w:iCs/>
                  <w:sz w:val="24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 w:cs="Arial"/>
                      <w:bCs/>
                      <w:i/>
                      <w:iCs/>
                      <w:sz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sz w:val="24"/>
                        </w:rPr>
                      </m:ctrlPr>
                    </m:radPr>
                    <m:deg/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</w:rPr>
                            <m:t>si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2</m:t>
                              </m:r>
                              <m:d>
                                <m:dPr>
                                  <m:begChr m:val=""/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sz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endChr m:val=""/>
                                      <m:ctrlPr>
                                        <w:rPr>
                                          <w:rFonts w:ascii="Cambria Math" w:hAnsi="Cambria Math" w:cs="Arial"/>
                                          <w:bCs/>
                                          <w:i/>
                                          <w:iCs/>
                                          <w:sz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Calibri" w:hAnsi="Cambria Math" w:cs="Arial"/>
                                              <w:bCs/>
                                              <w:i/>
                                              <w:iCs/>
                                              <w:sz w:val="24"/>
                                            </w:rPr>
                                          </m:ctrlPr>
                                        </m:fPr>
                                        <m:num>
                                          <m:d>
                                            <m:dPr>
                                              <m:begChr m:val="{"/>
                                              <m:endChr m:val="}"/>
                                              <m:ctrlPr>
                                                <w:rPr>
                                                  <w:rFonts w:ascii="Cambria Math" w:hAnsi="Cambria Math" w:cs="Arial"/>
                                                  <w:bCs/>
                                                  <w:i/>
                                                  <w:iCs/>
                                                  <w:sz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cs="Arial"/>
                                                      <w:bCs/>
                                                      <w:i/>
                                                      <w:iCs/>
                                                      <w:sz w:val="2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Arial"/>
                                                      <w:sz w:val="24"/>
                                                    </w:rPr>
                                                    <m:t>φ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 w:cs="Arial"/>
                                                      <w:sz w:val="24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 w:cs="Arial"/>
                                                  <w:sz w:val="24"/>
                                                </w:rPr>
                                                <m:t>-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cs="Arial"/>
                                                      <w:bCs/>
                                                      <w:i/>
                                                      <w:iCs/>
                                                      <w:sz w:val="2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Arial"/>
                                                      <w:sz w:val="24"/>
                                                    </w:rPr>
                                                    <m:t>φ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 w:cs="Arial"/>
                                                      <w:sz w:val="24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</w:rPr>
                            <m:t>+cos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Arial"/>
                              <w:sz w:val="24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Arial"/>
                              <w:sz w:val="24"/>
                            </w:rPr>
                            <m:t>si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2</m:t>
                              </m:r>
                              <m:d>
                                <m:dPr>
                                  <m:begChr m:val=""/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sz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endChr m:val=""/>
                                      <m:ctrlPr>
                                        <w:rPr>
                                          <w:rFonts w:ascii="Cambria Math" w:hAnsi="Cambria Math" w:cs="Arial"/>
                                          <w:bCs/>
                                          <w:i/>
                                          <w:iCs/>
                                          <w:sz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Calibri" w:hAnsi="Cambria Math" w:cs="Arial"/>
                                              <w:bCs/>
                                              <w:i/>
                                              <w:iCs/>
                                              <w:sz w:val="24"/>
                                            </w:rPr>
                                          </m:ctrlPr>
                                        </m:fPr>
                                        <m:num>
                                          <m:d>
                                            <m:dPr>
                                              <m:begChr m:val="{"/>
                                              <m:endChr m:val="}"/>
                                              <m:ctrlPr>
                                                <w:rPr>
                                                  <w:rFonts w:ascii="Cambria Math" w:hAnsi="Cambria Math" w:cs="Arial"/>
                                                  <w:bCs/>
                                                  <w:i/>
                                                  <w:iCs/>
                                                  <w:sz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cs="Arial"/>
                                                      <w:bCs/>
                                                      <w:i/>
                                                      <w:iCs/>
                                                      <w:sz w:val="2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Arial"/>
                                                      <w:sz w:val="24"/>
                                                    </w:rPr>
                                                    <m:t>λ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 w:cs="Arial"/>
                                                      <w:sz w:val="24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 w:cs="Arial"/>
                                                  <w:sz w:val="24"/>
                                                </w:rPr>
                                                <m:t>-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cs="Arial"/>
                                                      <w:bCs/>
                                                      <w:i/>
                                                      <w:iCs/>
                                                      <w:sz w:val="2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Arial"/>
                                                      <w:sz w:val="24"/>
                                                    </w:rPr>
                                                    <m:t>λ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 w:cs="Arial"/>
                                                      <w:sz w:val="24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d>
                            </m:sup>
                          </m:sSup>
                        </m:e>
                      </m:d>
                    </m:e>
                  </m:rad>
                </m:e>
              </m:d>
            </m:e>
          </m:d>
        </m:oMath>
      </m:oMathPara>
    </w:p>
    <w:p w14:paraId="127B4AE1" w14:textId="77777777" w:rsidR="00C64794" w:rsidRDefault="00C64794" w:rsidP="00D3468A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>E</w:t>
      </w:r>
      <w:r w:rsidRPr="00783E4E">
        <w:rPr>
          <w:rFonts w:ascii="Arial" w:hAnsi="Arial" w:cs="Arial"/>
          <w:bCs/>
          <w:iCs/>
          <w:sz w:val="24"/>
        </w:rPr>
        <w:t xml:space="preserve">m que </w:t>
      </w:r>
      <m:oMath>
        <m:r>
          <w:rPr>
            <w:rFonts w:ascii="Cambria Math" w:hAnsi="Cambria Math" w:cs="Arial"/>
            <w:sz w:val="24"/>
          </w:rPr>
          <m:t>d</m:t>
        </m:r>
      </m:oMath>
      <w:r w:rsidRPr="00783E4E">
        <w:rPr>
          <w:rFonts w:ascii="Arial" w:hAnsi="Arial" w:cs="Arial"/>
          <w:bCs/>
          <w:iCs/>
          <w:sz w:val="24"/>
        </w:rPr>
        <w:t xml:space="preserve"> representa a distância geodésica em quilômetros</w:t>
      </w:r>
      <w:r>
        <w:rPr>
          <w:rFonts w:ascii="Arial" w:hAnsi="Arial" w:cs="Arial"/>
          <w:bCs/>
          <w:iCs/>
          <w:sz w:val="24"/>
        </w:rPr>
        <w:t>,</w:t>
      </w:r>
      <w:r w:rsidRPr="00783E4E">
        <w:rPr>
          <w:rFonts w:ascii="Arial" w:hAnsi="Arial" w:cs="Arial"/>
          <w:bCs/>
          <w:iCs/>
          <w:sz w:val="24"/>
        </w:rPr>
        <w:t xml:space="preserve"> </w:t>
      </w:r>
      <m:oMath>
        <m:r>
          <w:rPr>
            <w:rFonts w:ascii="Cambria Math" w:hAnsi="Cambria Math" w:cs="Arial"/>
            <w:sz w:val="24"/>
          </w:rPr>
          <m:t>R</m:t>
        </m:r>
      </m:oMath>
      <w:r w:rsidRPr="00783E4E">
        <w:rPr>
          <w:rFonts w:ascii="Arial" w:hAnsi="Arial" w:cs="Arial"/>
          <w:bCs/>
          <w:iCs/>
          <w:sz w:val="24"/>
        </w:rPr>
        <w:t xml:space="preserve"> corresponde ao raio médio da Terra, considerado igual a 6.371 km</w:t>
      </w:r>
      <w:r>
        <w:rPr>
          <w:rFonts w:ascii="Arial" w:hAnsi="Arial" w:cs="Arial"/>
          <w:bCs/>
          <w:iCs/>
          <w:sz w:val="24"/>
        </w:rPr>
        <w:t>,</w:t>
      </w:r>
      <w:r w:rsidRPr="00783E4E">
        <w:rPr>
          <w:rFonts w:ascii="Arial" w:hAnsi="Arial" w:cs="Arial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φ</m:t>
            </m:r>
          </m:e>
          <m:sub>
            <m:r>
              <w:rPr>
                <w:rFonts w:ascii="Cambria Math" w:hAnsi="Cambria Math" w:cs="Arial"/>
                <w:sz w:val="24"/>
              </w:rPr>
              <m:t>1</m:t>
            </m:r>
          </m:sub>
        </m:sSub>
      </m:oMath>
      <w:r w:rsidR="00D3468A" w:rsidRPr="00D3468A">
        <w:rPr>
          <w:rFonts w:ascii="Arial" w:hAnsi="Arial" w:cs="Arial"/>
          <w:bCs/>
          <w:iCs/>
          <w:sz w:val="24"/>
        </w:rPr>
        <w:t xml:space="preserve"> e </w:t>
      </w:r>
      <m:oMath>
        <m:sSub>
          <m:sSub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φ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</m:oMath>
      <w:r w:rsidRPr="00783E4E">
        <w:rPr>
          <w:rFonts w:ascii="Arial" w:hAnsi="Arial" w:cs="Arial"/>
          <w:bCs/>
          <w:iCs/>
          <w:sz w:val="24"/>
        </w:rPr>
        <w:t xml:space="preserve"> representam as latitudes dos pontos de origem e destino, em radianos; e </w:t>
      </w:r>
      <m:oMath>
        <m:sSub>
          <m:sSub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λ</m:t>
            </m:r>
          </m:e>
          <m:sub>
            <m:r>
              <w:rPr>
                <w:rFonts w:ascii="Cambria Math" w:hAnsi="Cambria Math" w:cs="Arial"/>
                <w:sz w:val="24"/>
              </w:rPr>
              <m:t>1</m:t>
            </m:r>
          </m:sub>
        </m:sSub>
      </m:oMath>
      <w:r w:rsidR="00D3468A" w:rsidRPr="00D3468A">
        <w:rPr>
          <w:rFonts w:ascii="Arial" w:hAnsi="Arial" w:cs="Arial"/>
          <w:bCs/>
          <w:iCs/>
          <w:sz w:val="24"/>
        </w:rPr>
        <w:t xml:space="preserve"> e </w:t>
      </w:r>
      <m:oMath>
        <m:sSub>
          <m:sSub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λ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</m:oMath>
      <w:r w:rsidRPr="00783E4E">
        <w:rPr>
          <w:rFonts w:ascii="Arial" w:hAnsi="Arial" w:cs="Arial"/>
          <w:bCs/>
          <w:iCs/>
          <w:sz w:val="24"/>
        </w:rPr>
        <w:t xml:space="preserve"> correspondem às respectivas longitudes, também em radianos.</w:t>
      </w:r>
    </w:p>
    <w:p w14:paraId="1EF44D11" w14:textId="77777777" w:rsidR="00C64794" w:rsidRDefault="00D3468A" w:rsidP="00C64794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3468A">
        <w:rPr>
          <w:rFonts w:ascii="Arial" w:hAnsi="Arial" w:cs="Arial"/>
          <w:bCs/>
          <w:iCs/>
          <w:sz w:val="24"/>
        </w:rPr>
        <w:t xml:space="preserve">É importante destacar que a distância obtida pela fórmula de </w:t>
      </w:r>
      <w:proofErr w:type="spellStart"/>
      <w:r w:rsidRPr="00D3468A">
        <w:rPr>
          <w:rFonts w:ascii="Arial" w:hAnsi="Arial" w:cs="Arial"/>
          <w:bCs/>
          <w:iCs/>
          <w:sz w:val="24"/>
        </w:rPr>
        <w:t>Haversine</w:t>
      </w:r>
      <w:proofErr w:type="spellEnd"/>
      <w:r w:rsidRPr="00D3468A">
        <w:rPr>
          <w:rFonts w:ascii="Arial" w:hAnsi="Arial" w:cs="Arial"/>
          <w:bCs/>
          <w:iCs/>
          <w:sz w:val="24"/>
        </w:rPr>
        <w:t xml:space="preserve"> não corresponde necessariamente ao percurso realizado pelas rodovias, pois não considera curvas, desvios, restrições viárias, pedágios ou condições de tráfego. Portanto, neste trabalho, o resultado será empregado como uma aproximação geográfica padronizada para comparar vendedores submetidos ao mesmo método de cálculo, e não como uma representação exata da distância efetivamente percorrida pelo veículo. Essa abordagem está alinhada a diretrizes internacionais de logística sustentável, que preveem o uso de distâncias geográficas de referência na ausência de rotas detalhadas (ISO, 2023).</w:t>
      </w:r>
    </w:p>
    <w:p w14:paraId="1D3D48EA" w14:textId="77777777" w:rsidR="00D3468A" w:rsidRPr="00D3468A" w:rsidRDefault="00D3468A" w:rsidP="00D3468A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3468A">
        <w:rPr>
          <w:rFonts w:ascii="Arial" w:hAnsi="Arial" w:cs="Arial"/>
          <w:bCs/>
          <w:iCs/>
          <w:sz w:val="24"/>
        </w:rPr>
        <w:t xml:space="preserve">Como forma de avaliar a influência dessa simplificação, será selecionada uma amostra de 100 pares de origem e destino, distribuída entre diferentes faixas de distância. Para cada par, o resultado de </w:t>
      </w:r>
      <w:proofErr w:type="spellStart"/>
      <w:r w:rsidRPr="00D3468A">
        <w:rPr>
          <w:rFonts w:ascii="Arial" w:hAnsi="Arial" w:cs="Arial"/>
          <w:bCs/>
          <w:iCs/>
          <w:sz w:val="24"/>
        </w:rPr>
        <w:t>Haversine</w:t>
      </w:r>
      <w:proofErr w:type="spellEnd"/>
      <w:r w:rsidRPr="00D3468A">
        <w:rPr>
          <w:rFonts w:ascii="Arial" w:hAnsi="Arial" w:cs="Arial"/>
          <w:bCs/>
          <w:iCs/>
          <w:sz w:val="24"/>
        </w:rPr>
        <w:t xml:space="preserve"> será comparado com a distância de uma rota calculada pelo </w:t>
      </w:r>
      <w:r w:rsidRPr="00D3468A">
        <w:rPr>
          <w:rFonts w:ascii="Arial" w:hAnsi="Arial" w:cs="Arial"/>
          <w:bCs/>
          <w:i/>
          <w:iCs/>
          <w:sz w:val="24"/>
        </w:rPr>
        <w:t xml:space="preserve">Open </w:t>
      </w:r>
      <w:proofErr w:type="spellStart"/>
      <w:r w:rsidRPr="00D3468A">
        <w:rPr>
          <w:rFonts w:ascii="Arial" w:hAnsi="Arial" w:cs="Arial"/>
          <w:bCs/>
          <w:i/>
          <w:iCs/>
          <w:sz w:val="24"/>
        </w:rPr>
        <w:t>Source</w:t>
      </w:r>
      <w:proofErr w:type="spellEnd"/>
      <w:r w:rsidRPr="00D3468A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D3468A">
        <w:rPr>
          <w:rFonts w:ascii="Arial" w:hAnsi="Arial" w:cs="Arial"/>
          <w:bCs/>
          <w:i/>
          <w:iCs/>
          <w:sz w:val="24"/>
        </w:rPr>
        <w:t>Routing</w:t>
      </w:r>
      <w:proofErr w:type="spellEnd"/>
      <w:r w:rsidRPr="00D3468A">
        <w:rPr>
          <w:rFonts w:ascii="Arial" w:hAnsi="Arial" w:cs="Arial"/>
          <w:bCs/>
          <w:i/>
          <w:iCs/>
          <w:sz w:val="24"/>
        </w:rPr>
        <w:t xml:space="preserve"> Machine</w:t>
      </w:r>
      <w:r w:rsidRPr="00D3468A">
        <w:rPr>
          <w:rFonts w:ascii="Arial" w:hAnsi="Arial" w:cs="Arial"/>
          <w:bCs/>
          <w:iCs/>
          <w:sz w:val="24"/>
        </w:rPr>
        <w:t xml:space="preserve"> (OSRM), serviço baseado na malha viária do </w:t>
      </w:r>
      <w:proofErr w:type="spellStart"/>
      <w:r w:rsidRPr="00D3468A">
        <w:rPr>
          <w:rFonts w:ascii="Arial" w:hAnsi="Arial" w:cs="Arial"/>
          <w:bCs/>
          <w:i/>
          <w:iCs/>
          <w:sz w:val="24"/>
        </w:rPr>
        <w:t>OpenStreetMap</w:t>
      </w:r>
      <w:proofErr w:type="spellEnd"/>
      <w:r w:rsidRPr="00D3468A">
        <w:rPr>
          <w:rFonts w:ascii="Arial" w:hAnsi="Arial" w:cs="Arial"/>
          <w:bCs/>
          <w:iCs/>
          <w:sz w:val="24"/>
        </w:rPr>
        <w:t xml:space="preserve">. A comparação será realizada por meio do erro absoluto médio (MAE), do erro percentual absoluto médio (MAPE) e do coeficiente de correlação de </w:t>
      </w:r>
      <w:proofErr w:type="spellStart"/>
      <w:r w:rsidRPr="00D3468A">
        <w:rPr>
          <w:rFonts w:ascii="Arial" w:hAnsi="Arial" w:cs="Arial"/>
          <w:bCs/>
          <w:iCs/>
          <w:sz w:val="24"/>
        </w:rPr>
        <w:t>Spearman</w:t>
      </w:r>
      <w:proofErr w:type="spellEnd"/>
      <w:r w:rsidRPr="00D3468A">
        <w:rPr>
          <w:rFonts w:ascii="Arial" w:hAnsi="Arial" w:cs="Arial"/>
          <w:bCs/>
          <w:iCs/>
          <w:sz w:val="24"/>
        </w:rPr>
        <w:t>. Também será verificado o percentual de casos em que os dois métodos preservam a mesma ordenação dos vendedores.</w:t>
      </w:r>
    </w:p>
    <w:p w14:paraId="5322F446" w14:textId="77777777" w:rsidR="00C64794" w:rsidRDefault="00D3468A" w:rsidP="00D3468A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3468A">
        <w:rPr>
          <w:rFonts w:ascii="Arial" w:hAnsi="Arial" w:cs="Arial"/>
          <w:bCs/>
          <w:iCs/>
          <w:sz w:val="24"/>
        </w:rPr>
        <w:t xml:space="preserve">A utilização dessas métricas permitirá verificar não somente a diferença entre as distâncias calculadas, mas também se a aproximação de </w:t>
      </w:r>
      <w:proofErr w:type="spellStart"/>
      <w:r w:rsidRPr="00D3468A">
        <w:rPr>
          <w:rFonts w:ascii="Arial" w:hAnsi="Arial" w:cs="Arial"/>
          <w:bCs/>
          <w:iCs/>
          <w:sz w:val="24"/>
        </w:rPr>
        <w:t>Haversine</w:t>
      </w:r>
      <w:proofErr w:type="spellEnd"/>
      <w:r w:rsidRPr="00D3468A">
        <w:rPr>
          <w:rFonts w:ascii="Arial" w:hAnsi="Arial" w:cs="Arial"/>
          <w:bCs/>
          <w:iCs/>
          <w:sz w:val="24"/>
        </w:rPr>
        <w:t xml:space="preserve"> é capaz de manter a finalidade principal do sistema: identificar comparativamente as alternativas de menor impacto ambiental. Caso sejam constatadas divergências relevantes, as limitações do método serão apresentadas na análise dos resultados, e as distâncias </w:t>
      </w:r>
      <w:r w:rsidRPr="00D3468A">
        <w:rPr>
          <w:rFonts w:ascii="Arial" w:hAnsi="Arial" w:cs="Arial"/>
          <w:bCs/>
          <w:iCs/>
          <w:sz w:val="24"/>
        </w:rPr>
        <w:lastRenderedPageBreak/>
        <w:t>fornecidas pelo sistema serão classificadas explicitamente como estimativas comparativas.</w:t>
      </w:r>
    </w:p>
    <w:p w14:paraId="7F021544" w14:textId="77777777" w:rsidR="00C64794" w:rsidRDefault="00A27C21" w:rsidP="00C64794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27C21">
        <w:rPr>
          <w:rFonts w:ascii="Arial" w:hAnsi="Arial" w:cs="Arial"/>
          <w:bCs/>
          <w:iCs/>
          <w:sz w:val="24"/>
        </w:rPr>
        <w:t xml:space="preserve">Após a obtenção da distância, a pegada de carbono da entrega é calculada pela abordagem </w:t>
      </w:r>
      <w:proofErr w:type="spellStart"/>
      <w:r w:rsidRPr="00A27C21">
        <w:rPr>
          <w:rFonts w:ascii="Arial" w:hAnsi="Arial" w:cs="Arial"/>
          <w:bCs/>
          <w:i/>
          <w:iCs/>
          <w:sz w:val="24"/>
        </w:rPr>
        <w:t>Activity-Based</w:t>
      </w:r>
      <w:proofErr w:type="spellEnd"/>
      <w:r w:rsidRPr="00A27C21">
        <w:rPr>
          <w:rFonts w:ascii="Arial" w:hAnsi="Arial" w:cs="Arial"/>
          <w:bCs/>
          <w:iCs/>
          <w:sz w:val="24"/>
        </w:rPr>
        <w:t xml:space="preserve"> (baseada na atividade de transporte), expressa pela relação:</w:t>
      </w:r>
    </w:p>
    <w:p w14:paraId="0DF6CADE" w14:textId="77777777" w:rsidR="00C64794" w:rsidRPr="008A1F2F" w:rsidRDefault="00C64794" w:rsidP="008A1F2F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m:oMathPara>
        <m:oMath>
          <m:r>
            <w:rPr>
              <w:rFonts w:ascii="Cambria Math" w:hAnsi="Cambria Math" w:cs="Arial"/>
              <w:sz w:val="24"/>
            </w:rPr>
            <m:t>E=d ×m ×f</m:t>
          </m:r>
        </m:oMath>
      </m:oMathPara>
    </w:p>
    <w:p w14:paraId="4FD14F2F" w14:textId="77777777" w:rsidR="00C64794" w:rsidRDefault="00A27C21" w:rsidP="00A27C21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27C21">
        <w:rPr>
          <w:rFonts w:ascii="Arial" w:hAnsi="Arial" w:cs="Arial"/>
          <w:bCs/>
          <w:iCs/>
          <w:sz w:val="24"/>
        </w:rPr>
        <w:t xml:space="preserve">Em que </w:t>
      </w:r>
      <m:oMath>
        <m:r>
          <w:rPr>
            <w:rFonts w:ascii="Cambria Math" w:hAnsi="Cambria Math" w:cs="Arial"/>
            <w:sz w:val="24"/>
          </w:rPr>
          <m:t>E</m:t>
        </m:r>
      </m:oMath>
      <w:r w:rsidRPr="00A27C21">
        <w:rPr>
          <w:rFonts w:ascii="Arial" w:hAnsi="Arial" w:cs="Arial"/>
          <w:bCs/>
          <w:iCs/>
          <w:sz w:val="24"/>
        </w:rPr>
        <w:t xml:space="preserve"> representa a emissão estimada em </w:t>
      </w:r>
      <m:oMath>
        <m:sSub>
          <m:sSub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bCs/>
                <w:iCs/>
                <w:sz w:val="24"/>
              </w:rPr>
              <m:t>kg CO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</m:oMath>
      <w:r w:rsidRPr="00A27C21">
        <w:rPr>
          <w:rFonts w:ascii="Arial" w:hAnsi="Arial" w:cs="Arial"/>
          <w:bCs/>
          <w:iCs/>
          <w:sz w:val="24"/>
        </w:rPr>
        <w:t xml:space="preserve">, </w:t>
      </w:r>
      <m:oMath>
        <m:r>
          <w:rPr>
            <w:rFonts w:ascii="Cambria Math" w:hAnsi="Cambria Math" w:cs="Arial"/>
            <w:sz w:val="24"/>
          </w:rPr>
          <m:t>d</m:t>
        </m:r>
      </m:oMath>
      <w:r w:rsidRPr="00A27C21">
        <w:rPr>
          <w:rFonts w:ascii="Arial" w:hAnsi="Arial" w:cs="Arial"/>
          <w:bCs/>
          <w:iCs/>
          <w:sz w:val="24"/>
        </w:rPr>
        <w:t xml:space="preserve"> corresponde à distância estimada em quilômetros (</w:t>
      </w:r>
      <m:oMath>
        <m:r>
          <m:rPr>
            <m:nor/>
          </m:rPr>
          <w:rPr>
            <w:rFonts w:ascii="Arial" w:hAnsi="Arial" w:cs="Arial"/>
            <w:bCs/>
            <w:iCs/>
            <w:sz w:val="24"/>
          </w:rPr>
          <m:t>km</m:t>
        </m:r>
      </m:oMath>
      <w:r w:rsidRPr="00A27C21">
        <w:rPr>
          <w:rFonts w:ascii="Arial" w:hAnsi="Arial" w:cs="Arial"/>
          <w:bCs/>
          <w:iCs/>
          <w:sz w:val="24"/>
        </w:rPr>
        <w:t xml:space="preserve">), </w:t>
      </w:r>
      <m:oMath>
        <m:r>
          <w:rPr>
            <w:rFonts w:ascii="Cambria Math" w:hAnsi="Cambria Math" w:cs="Arial"/>
            <w:sz w:val="24"/>
          </w:rPr>
          <m:t>m</m:t>
        </m:r>
      </m:oMath>
      <w:r w:rsidRPr="00A27C21">
        <w:rPr>
          <w:rFonts w:ascii="Arial" w:hAnsi="Arial" w:cs="Arial"/>
          <w:bCs/>
          <w:iCs/>
          <w:sz w:val="24"/>
        </w:rPr>
        <w:t xml:space="preserve"> representa a massa transportada convertida para toneladas (</w:t>
      </w:r>
      <m:oMath>
        <m:r>
          <m:rPr>
            <m:nor/>
          </m:rPr>
          <w:rPr>
            <w:rFonts w:ascii="Arial" w:hAnsi="Arial" w:cs="Arial"/>
            <w:bCs/>
            <w:iCs/>
            <w:sz w:val="24"/>
          </w:rPr>
          <m:t>t</m:t>
        </m:r>
      </m:oMath>
      <w:r w:rsidRPr="00A27C21">
        <w:rPr>
          <w:rFonts w:ascii="Arial" w:hAnsi="Arial" w:cs="Arial"/>
          <w:bCs/>
          <w:iCs/>
          <w:sz w:val="24"/>
        </w:rPr>
        <w:t xml:space="preserve">), e </w:t>
      </w:r>
      <m:oMath>
        <m:r>
          <w:rPr>
            <w:rFonts w:ascii="Cambria Math" w:hAnsi="Cambria Math" w:cs="Arial"/>
            <w:sz w:val="24"/>
          </w:rPr>
          <m:t>f</m:t>
        </m:r>
      </m:oMath>
      <w:r w:rsidRPr="00A27C21">
        <w:rPr>
          <w:rFonts w:ascii="Arial" w:hAnsi="Arial" w:cs="Arial"/>
          <w:bCs/>
          <w:iCs/>
          <w:sz w:val="24"/>
        </w:rPr>
        <w:t xml:space="preserve"> corresponde ao fator de emissão do transporte rodoviário, expresso em </w:t>
      </w:r>
      <m:oMath>
        <m:sSub>
          <m:sSub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bCs/>
                <w:iCs/>
                <w:sz w:val="24"/>
              </w:rPr>
              <m:t>kg CO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  <m:r>
          <w:rPr>
            <w:rFonts w:ascii="Cambria Math" w:hAnsi="Cambria Math" w:cs="Arial"/>
            <w:sz w:val="24"/>
          </w:rPr>
          <m:t>/</m:t>
        </m:r>
        <m:d>
          <m:d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dPr>
          <m:e>
            <m:r>
              <m:rPr>
                <m:nor/>
              </m:rPr>
              <w:rPr>
                <w:rFonts w:ascii="Arial" w:hAnsi="Arial" w:cs="Arial"/>
                <w:bCs/>
                <w:iCs/>
                <w:sz w:val="24"/>
              </w:rPr>
              <m:t>t</m:t>
            </m:r>
            <m:r>
              <w:rPr>
                <w:rFonts w:ascii="Cambria Math" w:hAnsi="Cambria Math" w:cs="Arial"/>
                <w:sz w:val="24"/>
              </w:rPr>
              <m:t>⋅</m:t>
            </m:r>
            <m:r>
              <m:rPr>
                <m:nor/>
              </m:rPr>
              <w:rPr>
                <w:rFonts w:ascii="Arial" w:hAnsi="Arial" w:cs="Arial"/>
                <w:bCs/>
                <w:iCs/>
                <w:sz w:val="24"/>
              </w:rPr>
              <m:t>km</m:t>
            </m:r>
          </m:e>
        </m:d>
      </m:oMath>
      <w:r w:rsidRPr="00A27C21">
        <w:rPr>
          <w:rFonts w:ascii="Arial" w:hAnsi="Arial" w:cs="Arial"/>
          <w:bCs/>
          <w:iCs/>
          <w:sz w:val="24"/>
        </w:rPr>
        <w:t xml:space="preserve">. Em conformidade com a ferramenta oficial do Programa Brasileiro GHG </w:t>
      </w:r>
      <w:proofErr w:type="spellStart"/>
      <w:r w:rsidRPr="00A27C21">
        <w:rPr>
          <w:rFonts w:ascii="Arial" w:hAnsi="Arial" w:cs="Arial"/>
          <w:bCs/>
          <w:iCs/>
          <w:sz w:val="24"/>
        </w:rPr>
        <w:t>Protocol</w:t>
      </w:r>
      <w:proofErr w:type="spellEnd"/>
      <w:r w:rsidRPr="00A27C21">
        <w:rPr>
          <w:rFonts w:ascii="Arial" w:hAnsi="Arial" w:cs="Arial"/>
          <w:bCs/>
          <w:iCs/>
          <w:sz w:val="24"/>
        </w:rPr>
        <w:t xml:space="preserve"> (2026), adotou-se o fator </w:t>
      </w:r>
      <m:oMath>
        <m:r>
          <w:rPr>
            <w:rFonts w:ascii="Cambria Math" w:hAnsi="Cambria Math" w:cs="Arial"/>
            <w:sz w:val="24"/>
          </w:rPr>
          <m:t>f=0,104</m:t>
        </m:r>
        <m:sSub>
          <m:sSub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bCs/>
                <w:iCs/>
                <w:sz w:val="24"/>
              </w:rPr>
              <m:t> kg CO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  <m:r>
          <w:rPr>
            <w:rFonts w:ascii="Cambria Math" w:hAnsi="Cambria Math" w:cs="Arial"/>
            <w:sz w:val="24"/>
          </w:rPr>
          <m:t>/</m:t>
        </m:r>
        <m:d>
          <m:dPr>
            <m:ctrlPr>
              <w:rPr>
                <w:rFonts w:ascii="Cambria Math" w:hAnsi="Cambria Math" w:cs="Arial"/>
                <w:bCs/>
                <w:iCs/>
                <w:sz w:val="24"/>
              </w:rPr>
            </m:ctrlPr>
          </m:dPr>
          <m:e>
            <m:r>
              <m:rPr>
                <m:nor/>
              </m:rPr>
              <w:rPr>
                <w:rFonts w:ascii="Arial" w:hAnsi="Arial" w:cs="Arial"/>
                <w:bCs/>
                <w:iCs/>
                <w:sz w:val="24"/>
              </w:rPr>
              <m:t>t</m:t>
            </m:r>
            <m:r>
              <w:rPr>
                <w:rFonts w:ascii="Cambria Math" w:hAnsi="Cambria Math" w:cs="Arial"/>
                <w:sz w:val="24"/>
              </w:rPr>
              <m:t>⋅</m:t>
            </m:r>
            <m:r>
              <m:rPr>
                <m:nor/>
              </m:rPr>
              <w:rPr>
                <w:rFonts w:ascii="Arial" w:hAnsi="Arial" w:cs="Arial"/>
                <w:bCs/>
                <w:iCs/>
                <w:sz w:val="24"/>
              </w:rPr>
              <m:t>km</m:t>
            </m:r>
          </m:e>
        </m:d>
      </m:oMath>
      <w:r w:rsidRPr="00A27C21">
        <w:rPr>
          <w:rFonts w:ascii="Arial" w:hAnsi="Arial" w:cs="Arial"/>
          <w:bCs/>
          <w:iCs/>
          <w:sz w:val="24"/>
        </w:rPr>
        <w:t>, valor de referência para a frota rodoviária média brasileira de veículos de carga a diesel. Essa parametrização assegura a consistência dimensional da equação e fornece um indicador auditável para classificar os vendedores com menor impacto ambiental estimado.</w:t>
      </w:r>
    </w:p>
    <w:p w14:paraId="2BD7A22E" w14:textId="77777777" w:rsidR="00C64794" w:rsidRPr="0041079E" w:rsidRDefault="00C64794" w:rsidP="00C64794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41079E">
        <w:rPr>
          <w:rFonts w:ascii="Arial" w:hAnsi="Arial" w:cs="Arial"/>
          <w:bCs/>
          <w:iCs/>
          <w:sz w:val="24"/>
        </w:rPr>
        <w:t>O fator de emissão representa a quantidade estimada de gases de efeito estufa liberada durante o transporte de uma tonelada de carga ao longo de um quilômetro. Sua utilização permite relacionar a distância percorrida e a massa transportada ao impacto ambiental estimado da entrega. Para garantir a consistência dimensional do cálculo, todas as grandezas serão convertidas para unidades compatíveis antes da aplicação da equação.</w:t>
      </w:r>
    </w:p>
    <w:p w14:paraId="0A758BF7" w14:textId="77777777" w:rsidR="00C64794" w:rsidRDefault="00C64794" w:rsidP="00C64794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41079E">
        <w:rPr>
          <w:rFonts w:ascii="Arial" w:hAnsi="Arial" w:cs="Arial"/>
          <w:bCs/>
          <w:iCs/>
          <w:sz w:val="24"/>
        </w:rPr>
        <w:t>A estimativa obtida não representa uma medição direta das emissões do veículo, mas um indicador calculado a partir de dados logísticos e de parâmetros representativos do transporte rodoviário. Dessa forma, o resultado será utilizado para comparar as alternativas disponíveis sob os mesmos critérios, permitindo identificar aquelas com menor impacto ambiental estimado.</w:t>
      </w:r>
    </w:p>
    <w:p w14:paraId="5A87409F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 xml:space="preserve">Após calcular as alternativas válidas, o motor ordenará os vendedores de acordo com o impacto estimado. A opção de menor emissão será utilizada como referência sustentável, e a redução relativa poderá ser apresentada em comparação com </w:t>
      </w:r>
      <w:proofErr w:type="gramStart"/>
      <w:r w:rsidRPr="00A0033C">
        <w:rPr>
          <w:rFonts w:ascii="Arial" w:hAnsi="Arial" w:cs="Arial"/>
          <w:bCs/>
          <w:iCs/>
          <w:sz w:val="24"/>
        </w:rPr>
        <w:t>outra alternativa</w:t>
      </w:r>
      <w:proofErr w:type="gramEnd"/>
      <w:r w:rsidRPr="00A0033C">
        <w:rPr>
          <w:rFonts w:ascii="Arial" w:hAnsi="Arial" w:cs="Arial"/>
          <w:bCs/>
          <w:iCs/>
          <w:sz w:val="24"/>
        </w:rPr>
        <w:t xml:space="preserve"> disponível. </w:t>
      </w:r>
    </w:p>
    <w:p w14:paraId="11C6EEF4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lastRenderedPageBreak/>
        <w:t xml:space="preserve">Com base no resultado logístico e nas regras de contexto, a </w:t>
      </w:r>
      <w:proofErr w:type="spellStart"/>
      <w:r w:rsidRPr="007A0F04">
        <w:rPr>
          <w:rFonts w:ascii="Arial" w:hAnsi="Arial" w:cs="Arial"/>
          <w:bCs/>
          <w:i/>
          <w:sz w:val="24"/>
        </w:rPr>
        <w:t>engine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SDUI montará um </w:t>
      </w:r>
      <w:proofErr w:type="spellStart"/>
      <w:r w:rsidRPr="007A0F04">
        <w:rPr>
          <w:rFonts w:ascii="Arial" w:hAnsi="Arial" w:cs="Arial"/>
          <w:bCs/>
          <w:i/>
          <w:sz w:val="24"/>
        </w:rPr>
        <w:t>payload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JSON contendo os componentes a serem renderizados. A resposta poderá incluir o tipo do componente, textos, valores de emissão, percentual estimado de redução, selo de recomendação e ações disponíveis. O </w:t>
      </w:r>
      <w:proofErr w:type="spellStart"/>
      <w:r w:rsidRPr="00C64794">
        <w:rPr>
          <w:rFonts w:ascii="Arial" w:hAnsi="Arial" w:cs="Arial"/>
          <w:bCs/>
          <w:i/>
          <w:sz w:val="24"/>
        </w:rPr>
        <w:t>React</w:t>
      </w:r>
      <w:proofErr w:type="spellEnd"/>
      <w:r w:rsidRPr="00C64794">
        <w:rPr>
          <w:rFonts w:ascii="Arial" w:hAnsi="Arial" w:cs="Arial"/>
          <w:bCs/>
          <w:i/>
          <w:sz w:val="24"/>
        </w:rPr>
        <w:t xml:space="preserve"> </w:t>
      </w:r>
      <w:r w:rsidRPr="00A0033C">
        <w:rPr>
          <w:rFonts w:ascii="Arial" w:hAnsi="Arial" w:cs="Arial"/>
          <w:bCs/>
          <w:iCs/>
          <w:sz w:val="24"/>
        </w:rPr>
        <w:t>interpretará esse contrato e associará cada tipo recebido ao componente visual correspondente, sem executar as regras responsáveis pela recomendação.</w:t>
      </w:r>
    </w:p>
    <w:p w14:paraId="17C9BC4B" w14:textId="77777777" w:rsidR="0052003E" w:rsidRDefault="0052003E" w:rsidP="0052003E">
      <w:pPr>
        <w:spacing w:after="200" w:line="360" w:lineRule="auto"/>
        <w:ind w:firstLine="708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>Para evitar falhas na interface, o contrato de comunicação deverá validar os campos obrigatórios e prever um componente padrão para tipos desconhecidos. Quando não houver informações suficientes para o cálculo, o servidor não exibirá uma recomendação</w:t>
      </w:r>
      <w:r>
        <w:rPr>
          <w:rFonts w:ascii="Arial" w:hAnsi="Arial" w:cs="Arial"/>
          <w:bCs/>
          <w:iCs/>
          <w:sz w:val="24"/>
        </w:rPr>
        <w:t xml:space="preserve"> </w:t>
      </w:r>
      <w:r w:rsidRPr="00A0033C">
        <w:rPr>
          <w:rFonts w:ascii="Arial" w:hAnsi="Arial" w:cs="Arial"/>
          <w:bCs/>
          <w:iCs/>
          <w:sz w:val="24"/>
        </w:rPr>
        <w:t>ambiental</w:t>
      </w:r>
      <w:r w:rsidR="00C64794">
        <w:rPr>
          <w:rFonts w:ascii="Arial" w:hAnsi="Arial" w:cs="Arial"/>
          <w:bCs/>
          <w:iCs/>
          <w:sz w:val="24"/>
        </w:rPr>
        <w:t xml:space="preserve">, </w:t>
      </w:r>
      <w:r w:rsidR="00C64794" w:rsidRPr="00C64794">
        <w:rPr>
          <w:rFonts w:ascii="Arial" w:hAnsi="Arial" w:cs="Arial"/>
          <w:bCs/>
          <w:iCs/>
          <w:sz w:val="24"/>
        </w:rPr>
        <w:t>evitando a apresentação de resultados baseados em dados incompletos ou inconsistentes.</w:t>
      </w:r>
    </w:p>
    <w:p w14:paraId="31493ED2" w14:textId="77777777" w:rsidR="0052003E" w:rsidRDefault="0052003E" w:rsidP="0052003E">
      <w:pPr>
        <w:spacing w:after="200" w:line="360" w:lineRule="auto"/>
        <w:ind w:firstLine="708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>Respostas</w:t>
      </w:r>
      <w:r>
        <w:rPr>
          <w:rFonts w:ascii="Arial" w:hAnsi="Arial" w:cs="Arial"/>
          <w:bCs/>
          <w:iCs/>
          <w:sz w:val="24"/>
        </w:rPr>
        <w:t xml:space="preserve"> </w:t>
      </w:r>
      <w:r w:rsidRPr="00A0033C">
        <w:rPr>
          <w:rFonts w:ascii="Arial" w:hAnsi="Arial" w:cs="Arial"/>
          <w:bCs/>
          <w:iCs/>
          <w:sz w:val="24"/>
        </w:rPr>
        <w:t>reutilizáveis</w:t>
      </w:r>
      <w:r>
        <w:rPr>
          <w:rFonts w:ascii="Arial" w:hAnsi="Arial" w:cs="Arial"/>
          <w:bCs/>
          <w:iCs/>
          <w:sz w:val="24"/>
        </w:rPr>
        <w:t xml:space="preserve"> </w:t>
      </w:r>
      <w:r w:rsidRPr="00A0033C">
        <w:rPr>
          <w:rFonts w:ascii="Arial" w:hAnsi="Arial" w:cs="Arial"/>
          <w:bCs/>
          <w:iCs/>
          <w:sz w:val="24"/>
        </w:rPr>
        <w:t>serão armazenadas temporariamente no Redis, diminuindo consultas repetitivas ao PostgreSQL e reprocessamentos do motor logístico.</w:t>
      </w:r>
      <w:r w:rsidR="00C64794" w:rsidRPr="00C64794">
        <w:t xml:space="preserve"> </w:t>
      </w:r>
      <w:r w:rsidR="00C64794" w:rsidRPr="00C64794">
        <w:rPr>
          <w:rFonts w:ascii="Arial" w:hAnsi="Arial" w:cs="Arial"/>
          <w:bCs/>
          <w:iCs/>
          <w:sz w:val="24"/>
        </w:rPr>
        <w:t>Dessa forma, requisições equivalentes poderão utilizar resultados previamente calculados, contribuindo para a redução do tempo de resposta da aplicação.</w:t>
      </w:r>
    </w:p>
    <w:p w14:paraId="61FBD342" w14:textId="77777777" w:rsidR="0052003E" w:rsidRPr="00DB2B13" w:rsidRDefault="0052003E" w:rsidP="00DB2B13">
      <w:pPr>
        <w:pStyle w:val="Ttulo2"/>
        <w:rPr>
          <w:rFonts w:cs="Arial"/>
          <w:b w:val="0"/>
          <w:szCs w:val="24"/>
          <w:lang w:val="pt-BR"/>
        </w:rPr>
      </w:pPr>
      <w:bookmarkStart w:id="36" w:name="_Toc242701803"/>
      <w:r w:rsidRPr="00DB2B13">
        <w:rPr>
          <w:rFonts w:cs="Arial"/>
          <w:b w:val="0"/>
          <w:szCs w:val="24"/>
          <w:lang w:val="pt-BR"/>
        </w:rPr>
        <w:t>3.3 CONFIGURAÇÃO DOS TESTES E DAS MÉTRICAS DE DESEMPENHO</w:t>
      </w:r>
      <w:bookmarkEnd w:id="36"/>
    </w:p>
    <w:p w14:paraId="14E46412" w14:textId="77777777" w:rsidR="0052003E" w:rsidRPr="00A0033C" w:rsidRDefault="0052003E" w:rsidP="0052003E">
      <w:pPr>
        <w:pStyle w:val="artifact-docx-previewttulo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18DFB8E5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 xml:space="preserve">O ambiente de desenvolvimento será organizado com Docker e Docker </w:t>
      </w:r>
      <w:proofErr w:type="spellStart"/>
      <w:r w:rsidRPr="00A0033C">
        <w:rPr>
          <w:rFonts w:ascii="Arial" w:hAnsi="Arial" w:cs="Arial"/>
          <w:bCs/>
          <w:iCs/>
          <w:sz w:val="24"/>
        </w:rPr>
        <w:t>Compose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, permitindo executar os serviços de forma isolada e reproduzível. A composição deverá incluir, conforme o estágio de implementação, os contêineres do </w:t>
      </w:r>
      <w:proofErr w:type="spellStart"/>
      <w:r w:rsidRPr="007A0F04">
        <w:rPr>
          <w:rFonts w:ascii="Arial" w:hAnsi="Arial" w:cs="Arial"/>
          <w:bCs/>
          <w:i/>
          <w:sz w:val="24"/>
        </w:rPr>
        <w:t>back</w:t>
      </w:r>
      <w:r>
        <w:rPr>
          <w:rFonts w:ascii="Arial" w:hAnsi="Arial" w:cs="Arial"/>
          <w:bCs/>
          <w:i/>
          <w:sz w:val="24"/>
        </w:rPr>
        <w:t>-</w:t>
      </w:r>
      <w:r w:rsidRPr="007A0F04">
        <w:rPr>
          <w:rFonts w:ascii="Arial" w:hAnsi="Arial" w:cs="Arial"/>
          <w:bCs/>
          <w:i/>
          <w:sz w:val="24"/>
        </w:rPr>
        <w:t>end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</w:t>
      </w:r>
      <w:proofErr w:type="spellStart"/>
      <w:r w:rsidRPr="00A0033C">
        <w:rPr>
          <w:rFonts w:ascii="Arial" w:hAnsi="Arial" w:cs="Arial"/>
          <w:bCs/>
          <w:iCs/>
          <w:sz w:val="24"/>
        </w:rPr>
        <w:t>FastAPI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, PostgreSQL, Redis e </w:t>
      </w:r>
      <w:r w:rsidRPr="007A0F04">
        <w:rPr>
          <w:rFonts w:ascii="Arial" w:hAnsi="Arial" w:cs="Arial"/>
          <w:bCs/>
          <w:i/>
          <w:sz w:val="24"/>
        </w:rPr>
        <w:t>front-</w:t>
      </w:r>
      <w:proofErr w:type="spellStart"/>
      <w:r w:rsidRPr="007A0F04">
        <w:rPr>
          <w:rFonts w:ascii="Arial" w:hAnsi="Arial" w:cs="Arial"/>
          <w:bCs/>
          <w:i/>
          <w:sz w:val="24"/>
        </w:rPr>
        <w:t>end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 </w:t>
      </w:r>
      <w:proofErr w:type="spellStart"/>
      <w:r w:rsidRPr="00A0033C">
        <w:rPr>
          <w:rFonts w:ascii="Arial" w:hAnsi="Arial" w:cs="Arial"/>
          <w:bCs/>
          <w:iCs/>
          <w:sz w:val="24"/>
        </w:rPr>
        <w:t>React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. O código-fonte será mantido em um repositório </w:t>
      </w:r>
      <w:proofErr w:type="spellStart"/>
      <w:r w:rsidRPr="00A0033C">
        <w:rPr>
          <w:rFonts w:ascii="Arial" w:hAnsi="Arial" w:cs="Arial"/>
          <w:bCs/>
          <w:iCs/>
          <w:sz w:val="24"/>
        </w:rPr>
        <w:t>Git</w:t>
      </w:r>
      <w:proofErr w:type="spellEnd"/>
      <w:r w:rsidRPr="00A0033C">
        <w:rPr>
          <w:rFonts w:ascii="Arial" w:hAnsi="Arial" w:cs="Arial"/>
          <w:bCs/>
          <w:iCs/>
          <w:sz w:val="24"/>
        </w:rPr>
        <w:t>, e as dependências serão registradas em arquivos próprios de cada serviço, facilitando a reprodução do ambiente utilizado nos testes.</w:t>
      </w:r>
    </w:p>
    <w:p w14:paraId="59C4DF10" w14:textId="77777777" w:rsidR="0052003E" w:rsidRPr="00A0033C" w:rsidRDefault="0052003E" w:rsidP="0052003E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A0033C">
        <w:rPr>
          <w:rFonts w:ascii="Arial" w:hAnsi="Arial" w:cs="Arial"/>
          <w:bCs/>
          <w:iCs/>
          <w:sz w:val="24"/>
        </w:rPr>
        <w:t xml:space="preserve">Antes dos testes de desempenho, serão realizados testes funcionais com entradas controladas. Serão selecionados casos em que distância, massa e fator de emissão possuam valores previamente conhecidos, permitindo conferir a conversão das unidades e o resultado da equação. Também serão verificadas a ordenação das alternativas, a geração do </w:t>
      </w:r>
      <w:proofErr w:type="spellStart"/>
      <w:r w:rsidRPr="007A0F04">
        <w:rPr>
          <w:rFonts w:ascii="Arial" w:hAnsi="Arial" w:cs="Arial"/>
          <w:bCs/>
          <w:i/>
          <w:sz w:val="24"/>
        </w:rPr>
        <w:t>payload</w:t>
      </w:r>
      <w:proofErr w:type="spellEnd"/>
      <w:r w:rsidRPr="00A0033C">
        <w:rPr>
          <w:rFonts w:ascii="Arial" w:hAnsi="Arial" w:cs="Arial"/>
          <w:bCs/>
          <w:iCs/>
          <w:sz w:val="24"/>
        </w:rPr>
        <w:t xml:space="preserve">, a ausência de recomendação quando os dados forem insuficientes e a renderização dos componentes esperados pelo </w:t>
      </w:r>
      <w:proofErr w:type="spellStart"/>
      <w:r w:rsidRPr="00A0033C">
        <w:rPr>
          <w:rFonts w:ascii="Arial" w:hAnsi="Arial" w:cs="Arial"/>
          <w:bCs/>
          <w:iCs/>
          <w:sz w:val="24"/>
        </w:rPr>
        <w:t>React</w:t>
      </w:r>
      <w:proofErr w:type="spellEnd"/>
      <w:r w:rsidRPr="00A0033C">
        <w:rPr>
          <w:rFonts w:ascii="Arial" w:hAnsi="Arial" w:cs="Arial"/>
          <w:bCs/>
          <w:iCs/>
          <w:sz w:val="24"/>
        </w:rPr>
        <w:t>.</w:t>
      </w:r>
    </w:p>
    <w:p w14:paraId="70AE59A7" w14:textId="77777777" w:rsidR="001106BB" w:rsidRPr="00DC7D54" w:rsidRDefault="001106BB" w:rsidP="001106BB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C7D54">
        <w:rPr>
          <w:rFonts w:ascii="Arial" w:hAnsi="Arial" w:cs="Arial"/>
          <w:bCs/>
          <w:iCs/>
          <w:sz w:val="24"/>
        </w:rPr>
        <w:t xml:space="preserve">Os testes de desempenho e estresse serão executados utilizando a ferramenta </w:t>
      </w:r>
      <w:proofErr w:type="spellStart"/>
      <w:r w:rsidRPr="00DC7D54">
        <w:rPr>
          <w:rFonts w:ascii="Arial" w:hAnsi="Arial" w:cs="Arial"/>
          <w:bCs/>
          <w:iCs/>
          <w:sz w:val="24"/>
        </w:rPr>
        <w:t>Locust</w:t>
      </w:r>
      <w:proofErr w:type="spellEnd"/>
      <w:r w:rsidRPr="00DC7D54">
        <w:rPr>
          <w:rFonts w:ascii="Arial" w:hAnsi="Arial" w:cs="Arial"/>
          <w:bCs/>
          <w:iCs/>
          <w:sz w:val="24"/>
        </w:rPr>
        <w:t>, adotando-se o padrão de carga em degraus (</w:t>
      </w:r>
      <w:r w:rsidRPr="00DC7D54">
        <w:rPr>
          <w:rFonts w:ascii="Arial" w:hAnsi="Arial" w:cs="Arial"/>
          <w:bCs/>
          <w:i/>
          <w:iCs/>
          <w:sz w:val="24"/>
        </w:rPr>
        <w:t>step-</w:t>
      </w:r>
      <w:proofErr w:type="spellStart"/>
      <w:r w:rsidRPr="00DC7D54">
        <w:rPr>
          <w:rFonts w:ascii="Arial" w:hAnsi="Arial" w:cs="Arial"/>
          <w:bCs/>
          <w:i/>
          <w:iCs/>
          <w:sz w:val="24"/>
        </w:rPr>
        <w:t>load</w:t>
      </w:r>
      <w:proofErr w:type="spellEnd"/>
      <w:r w:rsidRPr="00DC7D54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DC7D54">
        <w:rPr>
          <w:rFonts w:ascii="Arial" w:hAnsi="Arial" w:cs="Arial"/>
          <w:bCs/>
          <w:i/>
          <w:iCs/>
          <w:sz w:val="24"/>
        </w:rPr>
        <w:t>pattern</w:t>
      </w:r>
      <w:proofErr w:type="spellEnd"/>
      <w:r w:rsidRPr="00DC7D54">
        <w:rPr>
          <w:rFonts w:ascii="Arial" w:hAnsi="Arial" w:cs="Arial"/>
          <w:bCs/>
          <w:iCs/>
          <w:sz w:val="24"/>
        </w:rPr>
        <w:t xml:space="preserve">) para simular o </w:t>
      </w:r>
      <w:r w:rsidRPr="00DC7D54">
        <w:rPr>
          <w:rFonts w:ascii="Arial" w:hAnsi="Arial" w:cs="Arial"/>
          <w:bCs/>
          <w:iCs/>
          <w:sz w:val="24"/>
        </w:rPr>
        <w:lastRenderedPageBreak/>
        <w:t xml:space="preserve">comportamento concorrente de usuários na interface web. A carga será aplicada de forma progressiva sobre o </w:t>
      </w:r>
      <w:proofErr w:type="spellStart"/>
      <w:r w:rsidRPr="00DC7D54">
        <w:rPr>
          <w:rFonts w:ascii="Arial" w:hAnsi="Arial" w:cs="Arial"/>
          <w:bCs/>
          <w:i/>
          <w:iCs/>
          <w:sz w:val="24"/>
        </w:rPr>
        <w:t>endpoint</w:t>
      </w:r>
      <w:proofErr w:type="spellEnd"/>
      <w:r w:rsidRPr="00DC7D54">
        <w:rPr>
          <w:rFonts w:ascii="Arial" w:hAnsi="Arial" w:cs="Arial"/>
          <w:bCs/>
          <w:iCs/>
          <w:sz w:val="24"/>
        </w:rPr>
        <w:t xml:space="preserve"> responsável pela orquestração da SDUI e pelo cálculo de pegada de carbono, intercalando requisições com um tempo de reflexão (</w:t>
      </w:r>
      <w:proofErr w:type="spellStart"/>
      <w:r w:rsidRPr="00DC7D54">
        <w:rPr>
          <w:rFonts w:ascii="Arial" w:hAnsi="Arial" w:cs="Arial"/>
          <w:bCs/>
          <w:i/>
          <w:iCs/>
          <w:sz w:val="24"/>
        </w:rPr>
        <w:t>think</w:t>
      </w:r>
      <w:proofErr w:type="spellEnd"/>
      <w:r w:rsidRPr="00DC7D54">
        <w:rPr>
          <w:rFonts w:ascii="Arial" w:hAnsi="Arial" w:cs="Arial"/>
          <w:bCs/>
          <w:i/>
          <w:iCs/>
          <w:sz w:val="24"/>
        </w:rPr>
        <w:t xml:space="preserve"> time</w:t>
      </w:r>
      <w:r w:rsidRPr="00DC7D54">
        <w:rPr>
          <w:rFonts w:ascii="Arial" w:hAnsi="Arial" w:cs="Arial"/>
          <w:bCs/>
          <w:iCs/>
          <w:sz w:val="24"/>
        </w:rPr>
        <w:t>) parametrizado entre um e três segundos, modelando a navegação humana no catálogo de produtos.</w:t>
      </w:r>
    </w:p>
    <w:p w14:paraId="6BB24AA2" w14:textId="77777777" w:rsidR="001106BB" w:rsidRPr="00DC7D54" w:rsidRDefault="001106BB" w:rsidP="001106BB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C7D54">
        <w:rPr>
          <w:rFonts w:ascii="Arial" w:hAnsi="Arial" w:cs="Arial"/>
          <w:bCs/>
          <w:iCs/>
          <w:sz w:val="24"/>
        </w:rPr>
        <w:t>Para determinar a capacidade do sistema e os limites de saturação, foram delineados três cenários de teste com dimensões e objetivos operacionais distintos:</w:t>
      </w:r>
    </w:p>
    <w:p w14:paraId="31E62981" w14:textId="77777777" w:rsidR="001106BB" w:rsidRPr="00DC7D54" w:rsidRDefault="001106BB" w:rsidP="001106BB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C7D54">
        <w:rPr>
          <w:rFonts w:ascii="Arial" w:hAnsi="Arial" w:cs="Arial"/>
          <w:bCs/>
          <w:iCs/>
          <w:sz w:val="24"/>
        </w:rPr>
        <w:t xml:space="preserve">a) </w:t>
      </w:r>
      <w:r w:rsidRPr="00DC7D54">
        <w:rPr>
          <w:rFonts w:ascii="Arial" w:hAnsi="Arial" w:cs="Arial"/>
          <w:iCs/>
          <w:sz w:val="24"/>
        </w:rPr>
        <w:t>Cenário de Carga Nominal (Linha de Base):</w:t>
      </w:r>
      <w:r w:rsidRPr="00DC7D54">
        <w:rPr>
          <w:rFonts w:ascii="Arial" w:hAnsi="Arial" w:cs="Arial"/>
          <w:bCs/>
          <w:iCs/>
          <w:sz w:val="24"/>
        </w:rPr>
        <w:t xml:space="preserve"> simulação com 50 usuários virtuais simultâneos (</w:t>
      </w:r>
      <w:r w:rsidRPr="00DC7D54">
        <w:rPr>
          <w:rFonts w:ascii="Arial" w:hAnsi="Arial" w:cs="Arial"/>
          <w:bCs/>
          <w:i/>
          <w:iCs/>
          <w:sz w:val="24"/>
        </w:rPr>
        <w:t xml:space="preserve">Virtual </w:t>
      </w:r>
      <w:proofErr w:type="spellStart"/>
      <w:r w:rsidRPr="00DC7D54">
        <w:rPr>
          <w:rFonts w:ascii="Arial" w:hAnsi="Arial" w:cs="Arial"/>
          <w:bCs/>
          <w:i/>
          <w:iCs/>
          <w:sz w:val="24"/>
        </w:rPr>
        <w:t>Users</w:t>
      </w:r>
      <w:proofErr w:type="spellEnd"/>
      <w:r w:rsidRPr="00DC7D54">
        <w:rPr>
          <w:rFonts w:ascii="Arial" w:hAnsi="Arial" w:cs="Arial"/>
          <w:bCs/>
          <w:iCs/>
          <w:sz w:val="24"/>
        </w:rPr>
        <w:t xml:space="preserve"> - VU), inicializados a uma taxa de 5 usuários por segundo (</w:t>
      </w:r>
      <w:proofErr w:type="spellStart"/>
      <w:r w:rsidRPr="00DC7D54">
        <w:rPr>
          <w:rFonts w:ascii="Arial" w:hAnsi="Arial" w:cs="Arial"/>
          <w:bCs/>
          <w:i/>
          <w:iCs/>
          <w:sz w:val="24"/>
        </w:rPr>
        <w:t>spawn</w:t>
      </w:r>
      <w:proofErr w:type="spellEnd"/>
      <w:r w:rsidRPr="00DC7D54">
        <w:rPr>
          <w:rFonts w:ascii="Arial" w:hAnsi="Arial" w:cs="Arial"/>
          <w:bCs/>
          <w:i/>
          <w:iCs/>
          <w:sz w:val="24"/>
        </w:rPr>
        <w:t xml:space="preserve"> rate</w:t>
      </w:r>
      <w:r w:rsidRPr="00DC7D54">
        <w:rPr>
          <w:rFonts w:ascii="Arial" w:hAnsi="Arial" w:cs="Arial"/>
          <w:bCs/>
          <w:iCs/>
          <w:sz w:val="24"/>
        </w:rPr>
        <w:t xml:space="preserve"> = 5 VU/s), sustentados em regime permanente por 5 minutos, visando estabelecer o tempo de resposta e a vazão em condições normais de uso;</w:t>
      </w:r>
    </w:p>
    <w:p w14:paraId="65D30F0E" w14:textId="77777777" w:rsidR="001106BB" w:rsidRPr="00DC7D54" w:rsidRDefault="001106BB" w:rsidP="001106BB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C7D54">
        <w:rPr>
          <w:rFonts w:ascii="Arial" w:hAnsi="Arial" w:cs="Arial"/>
          <w:bCs/>
          <w:iCs/>
          <w:sz w:val="24"/>
        </w:rPr>
        <w:t xml:space="preserve">b) </w:t>
      </w:r>
      <w:r w:rsidRPr="00DC7D54">
        <w:rPr>
          <w:rFonts w:ascii="Arial" w:hAnsi="Arial" w:cs="Arial"/>
          <w:iCs/>
          <w:sz w:val="24"/>
        </w:rPr>
        <w:t>Cenário de Carga Operacional Típica:</w:t>
      </w:r>
      <w:r w:rsidRPr="00DC7D54">
        <w:rPr>
          <w:rFonts w:ascii="Arial" w:hAnsi="Arial" w:cs="Arial"/>
          <w:bCs/>
          <w:iCs/>
          <w:sz w:val="24"/>
        </w:rPr>
        <w:t xml:space="preserve"> aumento para 250 usuários simultâneos com taxa de inicialização de 10 usuários por segundo (</w:t>
      </w:r>
      <w:proofErr w:type="spellStart"/>
      <w:r w:rsidRPr="00DC7D54">
        <w:rPr>
          <w:rFonts w:ascii="Arial" w:hAnsi="Arial" w:cs="Arial"/>
          <w:bCs/>
          <w:i/>
          <w:iCs/>
          <w:sz w:val="24"/>
        </w:rPr>
        <w:t>spawn</w:t>
      </w:r>
      <w:proofErr w:type="spellEnd"/>
      <w:r w:rsidRPr="00DC7D54">
        <w:rPr>
          <w:rFonts w:ascii="Arial" w:hAnsi="Arial" w:cs="Arial"/>
          <w:bCs/>
          <w:i/>
          <w:iCs/>
          <w:sz w:val="24"/>
        </w:rPr>
        <w:t xml:space="preserve"> rate</w:t>
      </w:r>
      <w:r w:rsidRPr="00DC7D54">
        <w:rPr>
          <w:rFonts w:ascii="Arial" w:hAnsi="Arial" w:cs="Arial"/>
          <w:bCs/>
          <w:iCs/>
          <w:sz w:val="24"/>
        </w:rPr>
        <w:t xml:space="preserve"> = 10 VU/s), mantidos por 10 minutos, com o objetivo de analisar a estabilidade do </w:t>
      </w:r>
      <w:r w:rsidRPr="00DC7D54">
        <w:rPr>
          <w:rFonts w:ascii="Arial" w:hAnsi="Arial" w:cs="Arial"/>
          <w:bCs/>
          <w:i/>
          <w:iCs/>
          <w:sz w:val="24"/>
        </w:rPr>
        <w:t>pool</w:t>
      </w:r>
      <w:r w:rsidRPr="00DC7D54">
        <w:rPr>
          <w:rFonts w:ascii="Arial" w:hAnsi="Arial" w:cs="Arial"/>
          <w:bCs/>
          <w:iCs/>
          <w:sz w:val="24"/>
        </w:rPr>
        <w:t xml:space="preserve"> de conexões assíncronas do </w:t>
      </w:r>
      <w:proofErr w:type="spellStart"/>
      <w:r w:rsidRPr="00DC7D54">
        <w:rPr>
          <w:rFonts w:ascii="Arial" w:hAnsi="Arial" w:cs="Arial"/>
          <w:bCs/>
          <w:iCs/>
          <w:sz w:val="24"/>
        </w:rPr>
        <w:t>FastAPI</w:t>
      </w:r>
      <w:proofErr w:type="spellEnd"/>
      <w:r w:rsidRPr="00DC7D54">
        <w:rPr>
          <w:rFonts w:ascii="Arial" w:hAnsi="Arial" w:cs="Arial"/>
          <w:bCs/>
          <w:iCs/>
          <w:sz w:val="24"/>
        </w:rPr>
        <w:t xml:space="preserve"> e do PostgreSQL;</w:t>
      </w:r>
    </w:p>
    <w:p w14:paraId="6CF57A14" w14:textId="77777777" w:rsidR="001106BB" w:rsidRDefault="001106BB" w:rsidP="001106BB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C7D54">
        <w:rPr>
          <w:rFonts w:ascii="Arial" w:hAnsi="Arial" w:cs="Arial"/>
          <w:bCs/>
          <w:iCs/>
          <w:sz w:val="24"/>
        </w:rPr>
        <w:t xml:space="preserve">c) </w:t>
      </w:r>
      <w:r w:rsidRPr="00DC7D54">
        <w:rPr>
          <w:rFonts w:ascii="Arial" w:hAnsi="Arial" w:cs="Arial"/>
          <w:iCs/>
          <w:sz w:val="24"/>
        </w:rPr>
        <w:t>Cenário de Estresse e Saturação (Pico):</w:t>
      </w:r>
      <w:r w:rsidRPr="00DC7D54">
        <w:rPr>
          <w:rFonts w:ascii="Arial" w:hAnsi="Arial" w:cs="Arial"/>
          <w:bCs/>
          <w:iCs/>
          <w:sz w:val="24"/>
        </w:rPr>
        <w:t xml:space="preserve"> dimensionado com 1.000 usuários virtuais e taxa de injeção acelerada de 25 usuários por segundo (</w:t>
      </w:r>
      <w:proofErr w:type="spellStart"/>
      <w:r w:rsidRPr="00DC7D54">
        <w:rPr>
          <w:rFonts w:ascii="Arial" w:hAnsi="Arial" w:cs="Arial"/>
          <w:bCs/>
          <w:i/>
          <w:iCs/>
          <w:sz w:val="24"/>
        </w:rPr>
        <w:t>spawn</w:t>
      </w:r>
      <w:proofErr w:type="spellEnd"/>
      <w:r w:rsidRPr="00DC7D54">
        <w:rPr>
          <w:rFonts w:ascii="Arial" w:hAnsi="Arial" w:cs="Arial"/>
          <w:bCs/>
          <w:i/>
          <w:iCs/>
          <w:sz w:val="24"/>
        </w:rPr>
        <w:t xml:space="preserve"> rate</w:t>
      </w:r>
      <w:r w:rsidRPr="00DC7D54">
        <w:rPr>
          <w:rFonts w:ascii="Arial" w:hAnsi="Arial" w:cs="Arial"/>
          <w:bCs/>
          <w:iCs/>
          <w:sz w:val="24"/>
        </w:rPr>
        <w:t xml:space="preserve"> = 25 VU/s), mantidos em pico por 15 minutos, para identificar o ponto de esgotamento da CPU, a formação de filas no servidor e a taxa de erros sob condições extremas.</w:t>
      </w:r>
    </w:p>
    <w:p w14:paraId="205943FC" w14:textId="77777777" w:rsidR="001106BB" w:rsidRDefault="001106BB" w:rsidP="00144918">
      <w:pPr>
        <w:spacing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DC7D54">
        <w:rPr>
          <w:rFonts w:ascii="Arial" w:hAnsi="Arial" w:cs="Arial"/>
          <w:bCs/>
          <w:iCs/>
          <w:sz w:val="24"/>
        </w:rPr>
        <w:t>A Tabela 1 sintetiza o planejamento dimensional e a parametrização dos cenários de teste de carga.</w:t>
      </w:r>
    </w:p>
    <w:p w14:paraId="1B91D19F" w14:textId="77777777" w:rsidR="001106BB" w:rsidRDefault="001106BB" w:rsidP="001106BB">
      <w:pPr>
        <w:spacing w:line="360" w:lineRule="auto"/>
        <w:ind w:firstLine="720"/>
        <w:jc w:val="center"/>
        <w:rPr>
          <w:rFonts w:ascii="Arial" w:hAnsi="Arial" w:cs="Arial"/>
          <w:bCs/>
          <w:iCs/>
          <w:sz w:val="24"/>
        </w:rPr>
      </w:pPr>
      <w:r w:rsidRPr="00DC7D54">
        <w:rPr>
          <w:rFonts w:ascii="Arial" w:hAnsi="Arial" w:cs="Arial"/>
          <w:bCs/>
          <w:iCs/>
          <w:sz w:val="24"/>
        </w:rPr>
        <w:t xml:space="preserve">Tabela 1 – Parâmetros de dimensionamento dos cenários de teste no </w:t>
      </w:r>
      <w:proofErr w:type="spellStart"/>
      <w:r w:rsidRPr="00DC7D54">
        <w:rPr>
          <w:rFonts w:ascii="Arial" w:hAnsi="Arial" w:cs="Arial"/>
          <w:bCs/>
          <w:iCs/>
          <w:sz w:val="24"/>
        </w:rPr>
        <w:t>Locust</w:t>
      </w:r>
      <w:proofErr w:type="spellEnd"/>
    </w:p>
    <w:tbl>
      <w:tblPr>
        <w:tblW w:w="903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3"/>
        <w:gridCol w:w="1868"/>
        <w:gridCol w:w="2309"/>
        <w:gridCol w:w="1938"/>
      </w:tblGrid>
      <w:tr w:rsidR="001106BB" w:rsidRPr="00DC7D54" w14:paraId="17E4A425" w14:textId="77777777" w:rsidTr="001106BB">
        <w:trPr>
          <w:trHeight w:val="92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387A5" w14:textId="77777777" w:rsidR="001106BB" w:rsidRPr="00DC7D54" w:rsidRDefault="001106BB" w:rsidP="001106BB">
            <w:pPr>
              <w:spacing w:after="200" w:line="360" w:lineRule="auto"/>
              <w:ind w:firstLine="720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/>
                <w:bCs/>
                <w:iCs/>
                <w:sz w:val="24"/>
              </w:rPr>
              <w:t>Parâmetro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79857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/>
                <w:bCs/>
                <w:iCs/>
                <w:sz w:val="24"/>
              </w:rPr>
              <w:t>Cenário 1 (Nominal)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FB72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/>
                <w:bCs/>
                <w:iCs/>
                <w:sz w:val="24"/>
              </w:rPr>
              <w:t>Cenário 2 (Operacional)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A4D4E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/>
                <w:bCs/>
                <w:iCs/>
                <w:sz w:val="24"/>
              </w:rPr>
              <w:t>Cenário 3 (Estresse)</w:t>
            </w:r>
          </w:p>
        </w:tc>
      </w:tr>
      <w:tr w:rsidR="001106BB" w:rsidRPr="00DC7D54" w14:paraId="5197707F" w14:textId="77777777" w:rsidTr="001106BB">
        <w:trPr>
          <w:trHeight w:val="91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EE1E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Usuários Virtuais Concorrentes (VU)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C41A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FCCB2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ABCC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1.000</w:t>
            </w:r>
          </w:p>
        </w:tc>
      </w:tr>
      <w:tr w:rsidR="001106BB" w:rsidRPr="00DC7D54" w14:paraId="7FD9C9FE" w14:textId="77777777" w:rsidTr="001106BB">
        <w:trPr>
          <w:trHeight w:val="92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3AB9A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lastRenderedPageBreak/>
              <w:t>Taxa de Inicialização (</w:t>
            </w:r>
            <w:r w:rsidRPr="00DC7D54">
              <w:rPr>
                <w:rFonts w:ascii="Arial" w:hAnsi="Arial" w:cs="Arial"/>
                <w:bCs/>
                <w:i/>
                <w:iCs/>
                <w:sz w:val="24"/>
              </w:rPr>
              <w:t>Spawn Rate</w:t>
            </w:r>
            <w:r w:rsidRPr="00DC7D54">
              <w:rPr>
                <w:rFonts w:ascii="Arial" w:hAnsi="Arial" w:cs="Arial"/>
                <w:bCs/>
                <w:i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0944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5 VU/s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F32C5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10 VU/s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B8AD5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25 VU/s</w:t>
            </w:r>
          </w:p>
        </w:tc>
      </w:tr>
      <w:tr w:rsidR="001106BB" w:rsidRPr="00DC7D54" w14:paraId="542A3656" w14:textId="77777777" w:rsidTr="001106BB">
        <w:trPr>
          <w:trHeight w:val="91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71373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 xml:space="preserve">Tempo de </w:t>
            </w:r>
            <w:proofErr w:type="spellStart"/>
            <w:r w:rsidRPr="00DC7D54">
              <w:rPr>
                <w:rFonts w:ascii="Arial" w:hAnsi="Arial" w:cs="Arial"/>
                <w:bCs/>
                <w:i/>
                <w:iCs/>
                <w:sz w:val="24"/>
              </w:rPr>
              <w:t>Ramp-up</w:t>
            </w:r>
            <w:proofErr w:type="spellEnd"/>
            <w:r w:rsidRPr="00DC7D54">
              <w:rPr>
                <w:rFonts w:ascii="Arial" w:hAnsi="Arial" w:cs="Arial"/>
                <w:bCs/>
                <w:iCs/>
                <w:sz w:val="24"/>
              </w:rPr>
              <w:t xml:space="preserve"> (subida)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21E7C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10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8509E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25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98182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40 s</w:t>
            </w:r>
          </w:p>
        </w:tc>
      </w:tr>
      <w:tr w:rsidR="001106BB" w:rsidRPr="00DC7D54" w14:paraId="19108432" w14:textId="77777777" w:rsidTr="001106BB">
        <w:trPr>
          <w:trHeight w:val="92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36079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Duração em Regime (</w:t>
            </w:r>
            <w:proofErr w:type="spellStart"/>
            <w:r w:rsidRPr="00DC7D54">
              <w:rPr>
                <w:rFonts w:ascii="Arial" w:hAnsi="Arial" w:cs="Arial"/>
                <w:bCs/>
                <w:i/>
                <w:iCs/>
                <w:sz w:val="24"/>
              </w:rPr>
              <w:t>Plateau</w:t>
            </w:r>
            <w:proofErr w:type="spellEnd"/>
            <w:r w:rsidRPr="00DC7D54">
              <w:rPr>
                <w:rFonts w:ascii="Arial" w:hAnsi="Arial" w:cs="Arial"/>
                <w:bCs/>
                <w:i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8FCFD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5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E59A4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1B95A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15 min</w:t>
            </w:r>
          </w:p>
        </w:tc>
      </w:tr>
      <w:tr w:rsidR="001106BB" w:rsidRPr="00DC7D54" w14:paraId="211E2215" w14:textId="77777777" w:rsidTr="001106BB">
        <w:trPr>
          <w:trHeight w:val="86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C251E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proofErr w:type="spellStart"/>
            <w:r w:rsidRPr="00DC7D54">
              <w:rPr>
                <w:rFonts w:ascii="Arial" w:hAnsi="Arial" w:cs="Arial"/>
                <w:bCs/>
                <w:i/>
                <w:iCs/>
                <w:sz w:val="24"/>
              </w:rPr>
              <w:t>Think</w:t>
            </w:r>
            <w:proofErr w:type="spellEnd"/>
            <w:r w:rsidRPr="00DC7D54">
              <w:rPr>
                <w:rFonts w:ascii="Arial" w:hAnsi="Arial" w:cs="Arial"/>
                <w:bCs/>
                <w:i/>
                <w:iCs/>
                <w:sz w:val="24"/>
              </w:rPr>
              <w:t xml:space="preserve"> Time</w:t>
            </w:r>
            <w:r w:rsidRPr="00DC7D54">
              <w:rPr>
                <w:rFonts w:ascii="Arial" w:hAnsi="Arial" w:cs="Arial"/>
                <w:bCs/>
                <w:iCs/>
                <w:sz w:val="24"/>
              </w:rPr>
              <w:t xml:space="preserve"> do Usuário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8B728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1 a 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4967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1 a 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E662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1 a 3 s</w:t>
            </w:r>
          </w:p>
        </w:tc>
      </w:tr>
      <w:tr w:rsidR="001106BB" w:rsidRPr="00DC7D54" w14:paraId="67FB8126" w14:textId="77777777" w:rsidTr="001106BB">
        <w:trPr>
          <w:trHeight w:val="7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495C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Repetições por Condição de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11E11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3 vezes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B7599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3 vezes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B5F80" w14:textId="77777777" w:rsidR="001106BB" w:rsidRPr="00DC7D54" w:rsidRDefault="001106BB" w:rsidP="001106BB">
            <w:pPr>
              <w:spacing w:after="200" w:line="360" w:lineRule="auto"/>
              <w:jc w:val="center"/>
              <w:rPr>
                <w:rFonts w:ascii="Arial" w:hAnsi="Arial" w:cs="Arial"/>
                <w:bCs/>
                <w:iCs/>
                <w:sz w:val="24"/>
              </w:rPr>
            </w:pPr>
            <w:r w:rsidRPr="00DC7D54">
              <w:rPr>
                <w:rFonts w:ascii="Arial" w:hAnsi="Arial" w:cs="Arial"/>
                <w:bCs/>
                <w:iCs/>
                <w:sz w:val="24"/>
              </w:rPr>
              <w:t>3 vezes</w:t>
            </w:r>
          </w:p>
        </w:tc>
      </w:tr>
    </w:tbl>
    <w:p w14:paraId="36966BDE" w14:textId="77777777" w:rsidR="001106BB" w:rsidRPr="00DC7D54" w:rsidRDefault="001106BB" w:rsidP="001106BB">
      <w:pPr>
        <w:spacing w:after="200" w:line="360" w:lineRule="auto"/>
        <w:ind w:firstLine="720"/>
        <w:jc w:val="center"/>
        <w:rPr>
          <w:rFonts w:ascii="Arial" w:hAnsi="Arial" w:cs="Arial"/>
          <w:bCs/>
          <w:iCs/>
          <w:sz w:val="20"/>
          <w:szCs w:val="18"/>
        </w:rPr>
      </w:pPr>
      <w:r w:rsidRPr="00DC7D54">
        <w:rPr>
          <w:rFonts w:ascii="Arial" w:hAnsi="Arial" w:cs="Arial"/>
          <w:bCs/>
          <w:iCs/>
          <w:sz w:val="20"/>
          <w:szCs w:val="18"/>
        </w:rPr>
        <w:t>Fonte: Elaborada pelos autores (2026).</w:t>
      </w:r>
    </w:p>
    <w:p w14:paraId="43B4EE0D" w14:textId="77777777" w:rsidR="00945E88" w:rsidRPr="00945E88" w:rsidRDefault="00945E88" w:rsidP="00945E88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945E88">
        <w:rPr>
          <w:rFonts w:ascii="Arial" w:hAnsi="Arial" w:cs="Arial"/>
          <w:bCs/>
          <w:iCs/>
          <w:sz w:val="24"/>
        </w:rPr>
        <w:t xml:space="preserve">O protocolo experimental adotará procedimentos rigorosos de isolamento de variáveis para neutralizar interferências transientes do sistema operacional e oscilações no agendamento de processos em segundo plano. Cada um dos cenários dimensionados será executado em triplicata (três ensaios independentes) sob três estados da camada de persistência transitória em Redis: </w:t>
      </w:r>
      <w:r w:rsidRPr="00945E88">
        <w:rPr>
          <w:rFonts w:ascii="Arial" w:hAnsi="Arial" w:cs="Arial"/>
          <w:bCs/>
          <w:i/>
          <w:iCs/>
          <w:sz w:val="24"/>
        </w:rPr>
        <w:t>cache</w:t>
      </w:r>
      <w:r w:rsidRPr="00945E88">
        <w:rPr>
          <w:rFonts w:ascii="Arial" w:hAnsi="Arial" w:cs="Arial"/>
          <w:bCs/>
          <w:iCs/>
          <w:sz w:val="24"/>
        </w:rPr>
        <w:t xml:space="preserve"> desabilitado, </w:t>
      </w:r>
      <w:r w:rsidRPr="00945E88">
        <w:rPr>
          <w:rFonts w:ascii="Arial" w:hAnsi="Arial" w:cs="Arial"/>
          <w:bCs/>
          <w:i/>
          <w:iCs/>
          <w:sz w:val="24"/>
        </w:rPr>
        <w:t>cache</w:t>
      </w:r>
      <w:r w:rsidRPr="00945E88">
        <w:rPr>
          <w:rFonts w:ascii="Arial" w:hAnsi="Arial" w:cs="Arial"/>
          <w:bCs/>
          <w:iCs/>
          <w:sz w:val="24"/>
        </w:rPr>
        <w:t xml:space="preserve"> frio (</w:t>
      </w:r>
      <w:r w:rsidRPr="00945E88">
        <w:rPr>
          <w:rFonts w:ascii="Arial" w:hAnsi="Arial" w:cs="Arial"/>
          <w:bCs/>
          <w:i/>
          <w:iCs/>
          <w:sz w:val="24"/>
        </w:rPr>
        <w:t>cold cache</w:t>
      </w:r>
      <w:r w:rsidRPr="00945E88">
        <w:rPr>
          <w:rFonts w:ascii="Arial" w:hAnsi="Arial" w:cs="Arial"/>
          <w:bCs/>
          <w:iCs/>
          <w:sz w:val="24"/>
        </w:rPr>
        <w:t xml:space="preserve">) e </w:t>
      </w:r>
      <w:r w:rsidRPr="00945E88">
        <w:rPr>
          <w:rFonts w:ascii="Arial" w:hAnsi="Arial" w:cs="Arial"/>
          <w:bCs/>
          <w:i/>
          <w:iCs/>
          <w:sz w:val="24"/>
        </w:rPr>
        <w:t>cache</w:t>
      </w:r>
      <w:r w:rsidRPr="00945E88">
        <w:rPr>
          <w:rFonts w:ascii="Arial" w:hAnsi="Arial" w:cs="Arial"/>
          <w:bCs/>
          <w:iCs/>
          <w:sz w:val="24"/>
        </w:rPr>
        <w:t xml:space="preserve"> aquecido (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warm</w:t>
      </w:r>
      <w:proofErr w:type="spellEnd"/>
      <w:r w:rsidRPr="00945E88">
        <w:rPr>
          <w:rFonts w:ascii="Arial" w:hAnsi="Arial" w:cs="Arial"/>
          <w:bCs/>
          <w:i/>
          <w:iCs/>
          <w:sz w:val="24"/>
        </w:rPr>
        <w:t xml:space="preserve"> cache</w:t>
      </w:r>
      <w:r w:rsidRPr="00945E88">
        <w:rPr>
          <w:rFonts w:ascii="Arial" w:hAnsi="Arial" w:cs="Arial"/>
          <w:bCs/>
          <w:iCs/>
          <w:sz w:val="24"/>
        </w:rPr>
        <w:t>). No primeiro estado (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bypass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integral), o sistema é forçado a percorrer todo o ciclo computacional síncrono e assíncrono</w:t>
      </w:r>
      <w:r>
        <w:rPr>
          <w:rFonts w:ascii="Arial" w:hAnsi="Arial" w:cs="Arial"/>
          <w:bCs/>
          <w:iCs/>
          <w:sz w:val="24"/>
        </w:rPr>
        <w:t>, que</w:t>
      </w:r>
      <w:r w:rsidRPr="00945E88">
        <w:rPr>
          <w:rFonts w:ascii="Arial" w:hAnsi="Arial" w:cs="Arial"/>
          <w:bCs/>
          <w:iCs/>
          <w:sz w:val="24"/>
        </w:rPr>
        <w:t xml:space="preserve"> compreen</w:t>
      </w:r>
      <w:r>
        <w:rPr>
          <w:rFonts w:ascii="Arial" w:hAnsi="Arial" w:cs="Arial"/>
          <w:bCs/>
          <w:iCs/>
          <w:sz w:val="24"/>
        </w:rPr>
        <w:t>de</w:t>
      </w:r>
      <w:r w:rsidRPr="00945E88">
        <w:rPr>
          <w:rFonts w:ascii="Arial" w:hAnsi="Arial" w:cs="Arial"/>
          <w:bCs/>
          <w:iCs/>
          <w:sz w:val="24"/>
        </w:rPr>
        <w:t xml:space="preserve"> a consulta relacional no PostgreSQL, o cálculo trigonométrico geodésico de </w:t>
      </w:r>
      <w:proofErr w:type="spellStart"/>
      <w:r w:rsidRPr="00945E88">
        <w:rPr>
          <w:rFonts w:ascii="Arial" w:hAnsi="Arial" w:cs="Arial"/>
          <w:bCs/>
          <w:iCs/>
          <w:sz w:val="24"/>
        </w:rPr>
        <w:t>Haversine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e a montagem dinâmica da árvore de nós da SDUI</w:t>
      </w:r>
      <w:r>
        <w:rPr>
          <w:rFonts w:ascii="Arial" w:hAnsi="Arial" w:cs="Arial"/>
          <w:bCs/>
          <w:iCs/>
          <w:sz w:val="24"/>
        </w:rPr>
        <w:t xml:space="preserve">, sendo que irá </w:t>
      </w:r>
      <w:r w:rsidRPr="00945E88">
        <w:rPr>
          <w:rFonts w:ascii="Arial" w:hAnsi="Arial" w:cs="Arial"/>
          <w:bCs/>
          <w:iCs/>
          <w:sz w:val="24"/>
        </w:rPr>
        <w:t>fixa</w:t>
      </w:r>
      <w:r>
        <w:rPr>
          <w:rFonts w:ascii="Arial" w:hAnsi="Arial" w:cs="Arial"/>
          <w:bCs/>
          <w:iCs/>
          <w:sz w:val="24"/>
        </w:rPr>
        <w:t xml:space="preserve">r </w:t>
      </w:r>
      <w:r w:rsidRPr="00945E88">
        <w:rPr>
          <w:rFonts w:ascii="Arial" w:hAnsi="Arial" w:cs="Arial"/>
          <w:bCs/>
          <w:iCs/>
          <w:sz w:val="24"/>
        </w:rPr>
        <w:t>a linha de base (</w:t>
      </w:r>
      <w:r w:rsidRPr="00945E88">
        <w:rPr>
          <w:rFonts w:ascii="Arial" w:hAnsi="Arial" w:cs="Arial"/>
          <w:bCs/>
          <w:i/>
          <w:iCs/>
          <w:sz w:val="24"/>
        </w:rPr>
        <w:t>baseline</w:t>
      </w:r>
      <w:r w:rsidRPr="00945E88">
        <w:rPr>
          <w:rFonts w:ascii="Arial" w:hAnsi="Arial" w:cs="Arial"/>
          <w:bCs/>
          <w:iCs/>
          <w:sz w:val="24"/>
        </w:rPr>
        <w:t xml:space="preserve">) de esforço da CPU e de saturação de conexões. No estado de </w:t>
      </w:r>
      <w:r w:rsidRPr="00945E88">
        <w:rPr>
          <w:rFonts w:ascii="Arial" w:hAnsi="Arial" w:cs="Arial"/>
          <w:bCs/>
          <w:i/>
          <w:iCs/>
          <w:sz w:val="24"/>
        </w:rPr>
        <w:t>cache</w:t>
      </w:r>
      <w:r w:rsidRPr="00945E88">
        <w:rPr>
          <w:rFonts w:ascii="Arial" w:hAnsi="Arial" w:cs="Arial"/>
          <w:bCs/>
          <w:iCs/>
          <w:sz w:val="24"/>
        </w:rPr>
        <w:t xml:space="preserve"> frio, a persistência em memória é inicializada vazia para mensurar a penalidade de processamento decorrente de rajadas simultâneas de falhas de localização de chaves (</w:t>
      </w:r>
      <w:r w:rsidRPr="00945E88">
        <w:rPr>
          <w:rFonts w:ascii="Arial" w:hAnsi="Arial" w:cs="Arial"/>
          <w:bCs/>
          <w:i/>
          <w:iCs/>
          <w:sz w:val="24"/>
        </w:rPr>
        <w:t>cache misses</w:t>
      </w:r>
      <w:r w:rsidRPr="00945E88">
        <w:rPr>
          <w:rFonts w:ascii="Arial" w:hAnsi="Arial" w:cs="Arial"/>
          <w:bCs/>
          <w:iCs/>
          <w:sz w:val="24"/>
        </w:rPr>
        <w:t xml:space="preserve">). Por fim, o </w:t>
      </w:r>
      <w:r w:rsidRPr="00945E88">
        <w:rPr>
          <w:rFonts w:ascii="Arial" w:hAnsi="Arial" w:cs="Arial"/>
          <w:bCs/>
          <w:i/>
          <w:iCs/>
          <w:sz w:val="24"/>
        </w:rPr>
        <w:t>cache</w:t>
      </w:r>
      <w:r w:rsidRPr="00945E88">
        <w:rPr>
          <w:rFonts w:ascii="Arial" w:hAnsi="Arial" w:cs="Arial"/>
          <w:bCs/>
          <w:iCs/>
          <w:sz w:val="24"/>
        </w:rPr>
        <w:t xml:space="preserve"> aquecido é condicionado por </w:t>
      </w:r>
      <w:r w:rsidRPr="00945E88">
        <w:rPr>
          <w:rFonts w:ascii="Arial" w:hAnsi="Arial" w:cs="Arial"/>
          <w:bCs/>
          <w:iCs/>
          <w:sz w:val="24"/>
        </w:rPr>
        <w:lastRenderedPageBreak/>
        <w:t>meio de um ciclo prévio de requisições de carga (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pre-warming</w:t>
      </w:r>
      <w:proofErr w:type="spellEnd"/>
      <w:r w:rsidRPr="00945E88">
        <w:rPr>
          <w:rFonts w:ascii="Arial" w:hAnsi="Arial" w:cs="Arial"/>
          <w:bCs/>
          <w:iCs/>
          <w:sz w:val="24"/>
        </w:rPr>
        <w:t>), viabilizando avaliar a capacidade limite de vazão da camada BFF quando os contratos JSON já residem estruturados em memória rápida. Para suprimir ruídos decorrentes de atrasos dinâmicos de rede externa (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jitter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e perda de pacotes), os contêineres do motor de aplicação, da base de dados e dos nós de injeção de carga do </w:t>
      </w:r>
      <w:proofErr w:type="spellStart"/>
      <w:r w:rsidRPr="00945E88">
        <w:rPr>
          <w:rFonts w:ascii="Arial" w:hAnsi="Arial" w:cs="Arial"/>
          <w:bCs/>
          <w:iCs/>
          <w:sz w:val="24"/>
        </w:rPr>
        <w:t>Locust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serão orquestrados sob uma mesma </w:t>
      </w:r>
      <w:proofErr w:type="spellStart"/>
      <w:r w:rsidRPr="00945E88">
        <w:rPr>
          <w:rFonts w:ascii="Arial" w:hAnsi="Arial" w:cs="Arial"/>
          <w:bCs/>
          <w:iCs/>
          <w:sz w:val="24"/>
        </w:rPr>
        <w:t>sub-rede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virtualizada isolada em modo </w:t>
      </w:r>
      <w:r w:rsidRPr="00945E88">
        <w:rPr>
          <w:rFonts w:ascii="Arial" w:hAnsi="Arial" w:cs="Arial"/>
          <w:bCs/>
          <w:i/>
          <w:iCs/>
          <w:sz w:val="24"/>
        </w:rPr>
        <w:t>bridge</w:t>
      </w:r>
      <w:r w:rsidRPr="00945E88">
        <w:rPr>
          <w:rFonts w:ascii="Arial" w:hAnsi="Arial" w:cs="Arial"/>
          <w:bCs/>
          <w:iCs/>
          <w:sz w:val="24"/>
        </w:rPr>
        <w:t>, garantindo o controle estrito do ambiente e a reprodutibilidade dos ensaios.</w:t>
      </w:r>
    </w:p>
    <w:p w14:paraId="0F1D50BA" w14:textId="77777777" w:rsidR="00945E88" w:rsidRPr="00945E88" w:rsidRDefault="00945E88" w:rsidP="00945E88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945E88">
        <w:rPr>
          <w:rFonts w:ascii="Arial" w:hAnsi="Arial" w:cs="Arial"/>
          <w:bCs/>
          <w:iCs/>
          <w:sz w:val="24"/>
        </w:rPr>
        <w:t xml:space="preserve">Quanto à avaliação do tempo de resposta, a metodologia descarta o emprego exclusivo da média aritmética como indicador primário de desempenho. Em plataformas baseadas em laço de eventos assíncronos e operações de I/O não bloqueantes, como o </w:t>
      </w:r>
      <w:proofErr w:type="spellStart"/>
      <w:r w:rsidRPr="00945E88">
        <w:rPr>
          <w:rFonts w:ascii="Arial" w:hAnsi="Arial" w:cs="Arial"/>
          <w:bCs/>
          <w:iCs/>
          <w:sz w:val="24"/>
        </w:rPr>
        <w:t>FastAPI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, a distribuição dos tempos de resposta é tipicamente assimétrica; nesses cenários, a média </w:t>
      </w:r>
      <w:proofErr w:type="gramStart"/>
      <w:r w:rsidRPr="00945E88">
        <w:rPr>
          <w:rFonts w:ascii="Arial" w:hAnsi="Arial" w:cs="Arial"/>
          <w:bCs/>
          <w:iCs/>
          <w:sz w:val="24"/>
        </w:rPr>
        <w:t>mascara</w:t>
      </w:r>
      <w:proofErr w:type="gramEnd"/>
      <w:r w:rsidRPr="00945E88">
        <w:rPr>
          <w:rFonts w:ascii="Arial" w:hAnsi="Arial" w:cs="Arial"/>
          <w:bCs/>
          <w:iCs/>
          <w:sz w:val="24"/>
        </w:rPr>
        <w:t xml:space="preserve"> comportamentos patológicos que degradam a experiência de parcelas expressivas de usuários. Conforme apontam </w:t>
      </w:r>
      <w:proofErr w:type="spellStart"/>
      <w:r w:rsidRPr="00945E88">
        <w:rPr>
          <w:rFonts w:ascii="Arial" w:hAnsi="Arial" w:cs="Arial"/>
          <w:bCs/>
          <w:iCs/>
          <w:sz w:val="24"/>
        </w:rPr>
        <w:t>Perlin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et al. (2023), a validação de arquiteturas assíncronas de baixa latência voltadas à orquestração de interfaces e serviços exige a inspeção da latência mediana (</w:t>
      </w:r>
      <m:oMath>
        <m:r>
          <w:rPr>
            <w:rFonts w:ascii="Cambria Math" w:hAnsi="Cambria Math" w:cs="Arial"/>
            <w:sz w:val="24"/>
          </w:rPr>
          <m:t>p50</m:t>
        </m:r>
      </m:oMath>
      <w:r w:rsidRPr="00945E88">
        <w:rPr>
          <w:rFonts w:ascii="Arial" w:hAnsi="Arial" w:cs="Arial"/>
          <w:bCs/>
          <w:iCs/>
          <w:sz w:val="24"/>
        </w:rPr>
        <w:t>) conjugada aos percentis de cauda (</w:t>
      </w:r>
      <m:oMath>
        <m:r>
          <w:rPr>
            <w:rFonts w:ascii="Cambria Math" w:hAnsi="Cambria Math" w:cs="Arial"/>
            <w:sz w:val="24"/>
          </w:rPr>
          <m:t>p95</m:t>
        </m:r>
      </m:oMath>
      <w:r w:rsidRPr="00945E88">
        <w:rPr>
          <w:rFonts w:ascii="Arial" w:hAnsi="Arial" w:cs="Arial"/>
          <w:bCs/>
          <w:iCs/>
          <w:sz w:val="24"/>
        </w:rPr>
        <w:t xml:space="preserve"> e </w:t>
      </w:r>
      <m:oMath>
        <m:r>
          <w:rPr>
            <w:rFonts w:ascii="Cambria Math" w:hAnsi="Cambria Math" w:cs="Arial"/>
            <w:sz w:val="24"/>
          </w:rPr>
          <m:t>p99</m:t>
        </m:r>
      </m:oMath>
      <w:r w:rsidRPr="00945E88">
        <w:rPr>
          <w:rFonts w:ascii="Arial" w:hAnsi="Arial" w:cs="Arial"/>
          <w:bCs/>
          <w:iCs/>
          <w:sz w:val="24"/>
        </w:rPr>
        <w:t xml:space="preserve">), os quais representam o teto do tempo de espera suportado por 95% e 99% das chamadas atendidas, respectivamente. Esse acompanhamento em cauda longa é determinante para identificar gargalos provocados pela concorrência no 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event</w:t>
      </w:r>
      <w:proofErr w:type="spellEnd"/>
      <w:r w:rsidRPr="00945E88">
        <w:rPr>
          <w:rFonts w:ascii="Arial" w:hAnsi="Arial" w:cs="Arial"/>
          <w:bCs/>
          <w:i/>
          <w:iCs/>
          <w:sz w:val="24"/>
        </w:rPr>
        <w:t xml:space="preserve"> loop</w:t>
      </w:r>
      <w:r w:rsidRPr="00945E88">
        <w:rPr>
          <w:rFonts w:ascii="Arial" w:hAnsi="Arial" w:cs="Arial"/>
          <w:bCs/>
          <w:iCs/>
          <w:sz w:val="24"/>
        </w:rPr>
        <w:t xml:space="preserve">, pelo bloqueio transitório do </w:t>
      </w:r>
      <w:r w:rsidRPr="00945E88">
        <w:rPr>
          <w:rFonts w:ascii="Arial" w:hAnsi="Arial" w:cs="Arial"/>
          <w:bCs/>
          <w:i/>
          <w:iCs/>
          <w:sz w:val="24"/>
        </w:rPr>
        <w:t>pool</w:t>
      </w:r>
      <w:r w:rsidRPr="00945E88">
        <w:rPr>
          <w:rFonts w:ascii="Arial" w:hAnsi="Arial" w:cs="Arial"/>
          <w:bCs/>
          <w:iCs/>
          <w:sz w:val="24"/>
        </w:rPr>
        <w:t xml:space="preserve"> de conexões e por contenções na </w:t>
      </w:r>
      <w:proofErr w:type="spellStart"/>
      <w:r w:rsidRPr="00945E88">
        <w:rPr>
          <w:rFonts w:ascii="Arial" w:hAnsi="Arial" w:cs="Arial"/>
          <w:bCs/>
          <w:iCs/>
          <w:sz w:val="24"/>
        </w:rPr>
        <w:t>desserialização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de dados complexos. Em complemento, será traçada a correlação entre a vazão em requisições por segundo (RPS) e a curva de elevação dos percentis de latência, com a finalidade de mapear o ponto de inflexão (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knee</w:t>
      </w:r>
      <w:proofErr w:type="spellEnd"/>
      <w:r w:rsidRPr="00945E88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of</w:t>
      </w:r>
      <w:proofErr w:type="spellEnd"/>
      <w:r w:rsidRPr="00945E88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the</w:t>
      </w:r>
      <w:proofErr w:type="spellEnd"/>
      <w:r w:rsidRPr="00945E88">
        <w:rPr>
          <w:rFonts w:ascii="Arial" w:hAnsi="Arial" w:cs="Arial"/>
          <w:bCs/>
          <w:i/>
          <w:iCs/>
          <w:sz w:val="24"/>
        </w:rPr>
        <w:t xml:space="preserve"> curve</w:t>
      </w:r>
      <w:r w:rsidRPr="00945E88">
        <w:rPr>
          <w:rFonts w:ascii="Arial" w:hAnsi="Arial" w:cs="Arial"/>
          <w:bCs/>
          <w:iCs/>
          <w:sz w:val="24"/>
        </w:rPr>
        <w:t>)</w:t>
      </w:r>
      <w:r>
        <w:rPr>
          <w:rFonts w:ascii="Arial" w:hAnsi="Arial" w:cs="Arial"/>
          <w:bCs/>
          <w:iCs/>
          <w:sz w:val="24"/>
        </w:rPr>
        <w:t xml:space="preserve">, que é o </w:t>
      </w:r>
      <w:r w:rsidRPr="00945E88">
        <w:rPr>
          <w:rFonts w:ascii="Arial" w:hAnsi="Arial" w:cs="Arial"/>
          <w:bCs/>
          <w:iCs/>
          <w:sz w:val="24"/>
        </w:rPr>
        <w:t>estágio operacional em que o enfileiramento de requisições passa a degradar os tempos de resposta antes da perda efetiva de pacotes.</w:t>
      </w:r>
    </w:p>
    <w:p w14:paraId="72AEA78A" w14:textId="77777777" w:rsidR="00945E88" w:rsidRPr="00945E88" w:rsidRDefault="00945E88" w:rsidP="00945E88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945E88">
        <w:rPr>
          <w:rFonts w:ascii="Arial" w:hAnsi="Arial" w:cs="Arial"/>
          <w:bCs/>
          <w:iCs/>
          <w:sz w:val="24"/>
        </w:rPr>
        <w:t xml:space="preserve">A estabilidade e a integridade da arquitetura serão quantificadas pela taxa percentual de requisições com falha, segregadas segundo a classificação dos códigos de resposta do protocolo HTTP. Diante de picos de concorrência que sobrecarreguem o intermediador BFF ou esgotem os descritores de arquivos e </w:t>
      </w:r>
      <w:r w:rsidRPr="00945E88">
        <w:rPr>
          <w:rFonts w:ascii="Arial" w:hAnsi="Arial" w:cs="Arial"/>
          <w:bCs/>
          <w:i/>
          <w:iCs/>
          <w:sz w:val="24"/>
        </w:rPr>
        <w:t>sockets</w:t>
      </w:r>
      <w:r w:rsidRPr="00945E88">
        <w:rPr>
          <w:rFonts w:ascii="Arial" w:hAnsi="Arial" w:cs="Arial"/>
          <w:bCs/>
          <w:iCs/>
          <w:sz w:val="24"/>
        </w:rPr>
        <w:t xml:space="preserve"> do sistema operacional, o comportamento de degradação será auditado por meio do registro de respostas com erro de processamento interno (HTTP 500) e indisponibilidade ou tempo limite de comunicação esgotado (HTTP 503 e 504), conforme a especificação </w:t>
      </w:r>
      <w:r w:rsidRPr="00945E88">
        <w:rPr>
          <w:rFonts w:ascii="Arial" w:hAnsi="Arial" w:cs="Arial"/>
          <w:bCs/>
          <w:iCs/>
          <w:sz w:val="24"/>
        </w:rPr>
        <w:lastRenderedPageBreak/>
        <w:t xml:space="preserve">do motor de testes de carga distribuídos (LOCUST, 2024). Os dados brutos gerados pelas três iterações de cada cenário serão submetidos a tratamento estatístico descritivo, calculando-se a média e o respectivo desvio padrão para cada métrica monitorada. Essa consolidação quantitativa garantirá a solidez analítica das conclusões, permitindo mensurar com precisão a redução da latência e o ganho de escalabilidade proporcionados pelo desacoplamento via SDUI e pela retenção de respostas em </w:t>
      </w:r>
      <w:r w:rsidRPr="00945E88">
        <w:rPr>
          <w:rFonts w:ascii="Arial" w:hAnsi="Arial" w:cs="Arial"/>
          <w:bCs/>
          <w:i/>
          <w:iCs/>
          <w:sz w:val="24"/>
        </w:rPr>
        <w:t>cache</w:t>
      </w:r>
      <w:r w:rsidRPr="00945E88">
        <w:rPr>
          <w:rFonts w:ascii="Arial" w:hAnsi="Arial" w:cs="Arial"/>
          <w:bCs/>
          <w:iCs/>
          <w:sz w:val="24"/>
        </w:rPr>
        <w:t xml:space="preserve"> distribuído.</w:t>
      </w:r>
    </w:p>
    <w:p w14:paraId="315E4D46" w14:textId="77777777" w:rsidR="00945E88" w:rsidRPr="00945E88" w:rsidRDefault="00945E88" w:rsidP="00945E88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945E88">
        <w:rPr>
          <w:rFonts w:ascii="Arial" w:hAnsi="Arial" w:cs="Arial"/>
          <w:bCs/>
          <w:iCs/>
          <w:sz w:val="24"/>
        </w:rPr>
        <w:t xml:space="preserve">Os resultados quantitativos obtidos nos ensaios de estresse serão sintetizados em tabelas comparativas e gráficos de dispersão e evolução temporal, confrontando a vazão em requisições por segundo com a elevação das curvas de latência nos percentis </w:t>
      </w:r>
      <m:oMath>
        <m:r>
          <w:rPr>
            <w:rFonts w:ascii="Cambria Math" w:hAnsi="Cambria Math" w:cs="Arial"/>
            <w:sz w:val="24"/>
          </w:rPr>
          <m:t>p50</m:t>
        </m:r>
      </m:oMath>
      <w:r w:rsidRPr="00945E88">
        <w:rPr>
          <w:rFonts w:ascii="Arial" w:hAnsi="Arial" w:cs="Arial"/>
          <w:bCs/>
          <w:iCs/>
          <w:sz w:val="24"/>
        </w:rPr>
        <w:t xml:space="preserve">, </w:t>
      </w:r>
      <m:oMath>
        <m:r>
          <w:rPr>
            <w:rFonts w:ascii="Cambria Math" w:hAnsi="Cambria Math" w:cs="Arial"/>
            <w:sz w:val="24"/>
          </w:rPr>
          <m:t>p95</m:t>
        </m:r>
      </m:oMath>
      <w:r w:rsidRPr="00945E88">
        <w:rPr>
          <w:rFonts w:ascii="Arial" w:hAnsi="Arial" w:cs="Arial"/>
          <w:bCs/>
          <w:iCs/>
          <w:sz w:val="24"/>
        </w:rPr>
        <w:t xml:space="preserve"> e </w:t>
      </w:r>
      <m:oMath>
        <m:r>
          <w:rPr>
            <w:rFonts w:ascii="Cambria Math" w:hAnsi="Cambria Math" w:cs="Arial"/>
            <w:sz w:val="24"/>
          </w:rPr>
          <m:t>p99</m:t>
        </m:r>
      </m:oMath>
      <w:r w:rsidRPr="00945E88">
        <w:rPr>
          <w:rFonts w:ascii="Arial" w:hAnsi="Arial" w:cs="Arial"/>
          <w:bCs/>
          <w:iCs/>
          <w:sz w:val="24"/>
        </w:rPr>
        <w:t xml:space="preserve">. Para garantir a auditabilidade e a reprodutibilidade integral dos experimentos, cada conjunto de dados será catalogado com os metadados do ambiente de execução, compreendendo o 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hash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do 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commit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no repositório </w:t>
      </w:r>
      <w:proofErr w:type="spellStart"/>
      <w:r w:rsidRPr="00945E88">
        <w:rPr>
          <w:rFonts w:ascii="Arial" w:hAnsi="Arial" w:cs="Arial"/>
          <w:bCs/>
          <w:iCs/>
          <w:sz w:val="24"/>
        </w:rPr>
        <w:t>Git</w:t>
      </w:r>
      <w:proofErr w:type="spellEnd"/>
      <w:r w:rsidRPr="00945E88">
        <w:rPr>
          <w:rFonts w:ascii="Arial" w:hAnsi="Arial" w:cs="Arial"/>
          <w:bCs/>
          <w:iCs/>
          <w:sz w:val="24"/>
        </w:rPr>
        <w:t>, as versões das imagens dos contêineres Docker, o volume consolidado de dados persistido no PostgreSQL e o arquivo de parametrização (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locustfile</w:t>
      </w:r>
      <w:proofErr w:type="spellEnd"/>
      <w:r w:rsidRPr="00945E88">
        <w:rPr>
          <w:rFonts w:ascii="Arial" w:hAnsi="Arial" w:cs="Arial"/>
          <w:bCs/>
          <w:iCs/>
          <w:sz w:val="24"/>
        </w:rPr>
        <w:t>) empregado nos testes.</w:t>
      </w:r>
    </w:p>
    <w:p w14:paraId="09C73EE4" w14:textId="77777777" w:rsidR="0052003E" w:rsidRDefault="00945E88" w:rsidP="00945E88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  <w:r w:rsidRPr="00945E88">
        <w:rPr>
          <w:rFonts w:ascii="Arial" w:hAnsi="Arial" w:cs="Arial"/>
          <w:bCs/>
          <w:iCs/>
          <w:sz w:val="24"/>
        </w:rPr>
        <w:t>De forma complementar à dimensão quantitativa, a flexibilidade da arquitetura Server-</w:t>
      </w:r>
      <w:proofErr w:type="spellStart"/>
      <w:r w:rsidRPr="00945E88">
        <w:rPr>
          <w:rFonts w:ascii="Arial" w:hAnsi="Arial" w:cs="Arial"/>
          <w:bCs/>
          <w:iCs/>
          <w:sz w:val="24"/>
        </w:rPr>
        <w:t>Driven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UI será avaliada por meio de uma verificação qualitativa-estrutural de desacoplamento. Esse procedimento consistirá na execução de testes de mutação de contrato no servidor BFF, alterando dinamicamente a hierarquia dos nós da árvore JSON</w:t>
      </w:r>
      <w:r>
        <w:rPr>
          <w:rFonts w:ascii="Arial" w:hAnsi="Arial" w:cs="Arial"/>
          <w:bCs/>
          <w:iCs/>
          <w:sz w:val="24"/>
        </w:rPr>
        <w:t xml:space="preserve">, </w:t>
      </w:r>
      <w:r w:rsidRPr="00945E88">
        <w:rPr>
          <w:rFonts w:ascii="Arial" w:hAnsi="Arial" w:cs="Arial"/>
          <w:bCs/>
          <w:iCs/>
          <w:sz w:val="24"/>
        </w:rPr>
        <w:t xml:space="preserve">como a reordenação de blocos de conteúdo, a injeção condicional de selos ecológicos de logística verde e a inserção de novos componentes visuais sem alterações no código-fonte do cliente web. A validação do desacoplamento será atestada pela capacidade do renderizador genérico em </w:t>
      </w:r>
      <w:proofErr w:type="spellStart"/>
      <w:r w:rsidRPr="00945E88">
        <w:rPr>
          <w:rFonts w:ascii="Arial" w:hAnsi="Arial" w:cs="Arial"/>
          <w:bCs/>
          <w:iCs/>
          <w:sz w:val="24"/>
        </w:rPr>
        <w:t>React</w:t>
      </w:r>
      <w:proofErr w:type="spellEnd"/>
      <w:r w:rsidRPr="00945E88">
        <w:rPr>
          <w:rFonts w:ascii="Arial" w:hAnsi="Arial" w:cs="Arial"/>
          <w:bCs/>
          <w:iCs/>
          <w:sz w:val="24"/>
        </w:rPr>
        <w:t xml:space="preserve"> de interpretar e refletir as novas diretrizes visuais em tempo de execução (</w:t>
      </w:r>
      <w:proofErr w:type="spellStart"/>
      <w:r w:rsidRPr="00945E88">
        <w:rPr>
          <w:rFonts w:ascii="Arial" w:hAnsi="Arial" w:cs="Arial"/>
          <w:bCs/>
          <w:i/>
          <w:iCs/>
          <w:sz w:val="24"/>
        </w:rPr>
        <w:t>runtime</w:t>
      </w:r>
      <w:proofErr w:type="spellEnd"/>
      <w:r w:rsidRPr="00945E88">
        <w:rPr>
          <w:rFonts w:ascii="Arial" w:hAnsi="Arial" w:cs="Arial"/>
          <w:bCs/>
          <w:iCs/>
          <w:sz w:val="24"/>
        </w:rPr>
        <w:t>), sem demandar recompilação de pacotes (</w:t>
      </w:r>
      <w:r w:rsidRPr="00945E88">
        <w:rPr>
          <w:rFonts w:ascii="Arial" w:hAnsi="Arial" w:cs="Arial"/>
          <w:bCs/>
          <w:i/>
          <w:iCs/>
          <w:sz w:val="24"/>
        </w:rPr>
        <w:t>build</w:t>
      </w:r>
      <w:r w:rsidRPr="00945E88">
        <w:rPr>
          <w:rFonts w:ascii="Arial" w:hAnsi="Arial" w:cs="Arial"/>
          <w:bCs/>
          <w:iCs/>
          <w:sz w:val="24"/>
        </w:rPr>
        <w:t>) ou intervenções estruturais na camada de apresentação.</w:t>
      </w:r>
    </w:p>
    <w:p w14:paraId="3BC456BE" w14:textId="77777777" w:rsidR="005D30AF" w:rsidRDefault="005D30AF" w:rsidP="00945E88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76408D6A" w14:textId="77777777" w:rsidR="005D30AF" w:rsidRDefault="005D30AF" w:rsidP="00945E88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257E05E8" w14:textId="77777777" w:rsidR="005D30AF" w:rsidRPr="0052003E" w:rsidRDefault="005D30AF" w:rsidP="00945E88">
      <w:pPr>
        <w:spacing w:after="200" w:line="360" w:lineRule="auto"/>
        <w:ind w:firstLine="720"/>
        <w:jc w:val="both"/>
        <w:rPr>
          <w:rFonts w:ascii="Arial" w:hAnsi="Arial" w:cs="Arial"/>
          <w:bCs/>
          <w:iCs/>
          <w:sz w:val="24"/>
        </w:rPr>
      </w:pPr>
    </w:p>
    <w:p w14:paraId="144B2C2B" w14:textId="77777777" w:rsidR="00503B05" w:rsidRDefault="00503B05" w:rsidP="00802FE1">
      <w:pPr>
        <w:pStyle w:val="Ttulo1"/>
        <w:spacing w:line="360" w:lineRule="auto"/>
        <w:rPr>
          <w:lang w:val="pt-BR"/>
        </w:rPr>
      </w:pPr>
    </w:p>
    <w:p w14:paraId="334A3458" w14:textId="77777777" w:rsidR="00503B05" w:rsidRDefault="00503B05" w:rsidP="00503B05">
      <w:pPr>
        <w:pStyle w:val="Ttulo1"/>
        <w:spacing w:line="360" w:lineRule="auto"/>
        <w:rPr>
          <w:lang w:val="pt-BR"/>
        </w:rPr>
      </w:pPr>
      <w:bookmarkStart w:id="37" w:name="_Toc242701804"/>
      <w:r w:rsidRPr="00503B05">
        <w:rPr>
          <w:lang w:val="pt-BR"/>
        </w:rPr>
        <w:t>4 DESENVOLVIMENTO</w:t>
      </w:r>
      <w:bookmarkEnd w:id="37"/>
    </w:p>
    <w:p w14:paraId="39F38BD2" w14:textId="5828062C" w:rsidR="00503B05" w:rsidRPr="00503B05" w:rsidRDefault="00503B05" w:rsidP="00503B05">
      <w:pPr>
        <w:pStyle w:val="Ttulo2"/>
        <w:rPr>
          <w:rFonts w:cs="Arial"/>
          <w:b w:val="0"/>
          <w:bCs/>
          <w:szCs w:val="28"/>
          <w:lang w:val="pt-BR"/>
        </w:rPr>
      </w:pPr>
      <w:bookmarkStart w:id="38" w:name="_Toc242701805"/>
      <w:r w:rsidRPr="00503B05">
        <w:rPr>
          <w:rFonts w:cs="Arial"/>
          <w:b w:val="0"/>
          <w:bCs/>
          <w:szCs w:val="28"/>
          <w:lang w:val="pt-BR"/>
        </w:rPr>
        <w:t xml:space="preserve">4.1 </w:t>
      </w:r>
      <w:r w:rsidRPr="00503B05">
        <w:rPr>
          <w:rFonts w:cs="Arial"/>
          <w:b w:val="0"/>
          <w:bCs/>
          <w:szCs w:val="28"/>
          <w:lang w:val="pt-BR"/>
        </w:rPr>
        <w:t>ESPECIFICAÇÃO</w:t>
      </w:r>
      <w:bookmarkEnd w:id="38"/>
    </w:p>
    <w:p w14:paraId="11E204F9" w14:textId="77777777" w:rsidR="00503B05" w:rsidRPr="00503B05" w:rsidRDefault="00503B05" w:rsidP="00503B05">
      <w:pPr>
        <w:pStyle w:val="Ttulo3"/>
        <w:spacing w:line="360" w:lineRule="auto"/>
        <w:rPr>
          <w:rFonts w:cs="Arial"/>
        </w:rPr>
      </w:pPr>
      <w:r w:rsidRPr="00503B05">
        <w:t xml:space="preserve">      </w:t>
      </w:r>
      <w:bookmarkStart w:id="39" w:name="_Toc242701806"/>
      <w:r w:rsidRPr="00503B05">
        <w:rPr>
          <w:rFonts w:cs="Arial"/>
        </w:rPr>
        <w:t>4.1.1 Requisitos funcionais</w:t>
      </w:r>
      <w:bookmarkEnd w:id="39"/>
    </w:p>
    <w:p w14:paraId="26E573D0" w14:textId="77777777" w:rsidR="00503B05" w:rsidRPr="00503B05" w:rsidRDefault="00503B05" w:rsidP="00503B05">
      <w:pPr>
        <w:pStyle w:val="Ttulo3"/>
        <w:spacing w:line="360" w:lineRule="auto"/>
        <w:rPr>
          <w:rFonts w:cs="Arial"/>
        </w:rPr>
      </w:pPr>
      <w:r w:rsidRPr="00503B05">
        <w:rPr>
          <w:rFonts w:cs="Arial"/>
        </w:rPr>
        <w:t xml:space="preserve">      </w:t>
      </w:r>
      <w:bookmarkStart w:id="40" w:name="_Toc242701807"/>
      <w:r w:rsidRPr="00503B05">
        <w:rPr>
          <w:rFonts w:cs="Arial"/>
        </w:rPr>
        <w:t>4.1.2 Requisitos não funcionais, métricas e critérios de aceitação</w:t>
      </w:r>
      <w:bookmarkEnd w:id="40"/>
    </w:p>
    <w:p w14:paraId="4B98C49C" w14:textId="77777777" w:rsidR="00503B05" w:rsidRPr="00503B05" w:rsidRDefault="00503B05" w:rsidP="00503B05">
      <w:pPr>
        <w:pStyle w:val="Ttulo3"/>
        <w:spacing w:line="360" w:lineRule="auto"/>
        <w:rPr>
          <w:rFonts w:cs="Arial"/>
        </w:rPr>
      </w:pPr>
      <w:r w:rsidRPr="00503B05">
        <w:rPr>
          <w:rFonts w:cs="Arial"/>
        </w:rPr>
        <w:t xml:space="preserve">      </w:t>
      </w:r>
      <w:bookmarkStart w:id="41" w:name="_Toc242701808"/>
      <w:r w:rsidRPr="00503B05">
        <w:rPr>
          <w:rFonts w:cs="Arial"/>
        </w:rPr>
        <w:t>4.1.3 Delimitações do escopo</w:t>
      </w:r>
      <w:bookmarkEnd w:id="41"/>
    </w:p>
    <w:p w14:paraId="3EBB6A8A" w14:textId="2807CFB5" w:rsidR="00503B05" w:rsidRPr="00503B05" w:rsidRDefault="00503B05" w:rsidP="00503B05">
      <w:pPr>
        <w:pStyle w:val="Ttulo2"/>
        <w:rPr>
          <w:rFonts w:cs="Arial"/>
          <w:b w:val="0"/>
          <w:bCs/>
          <w:szCs w:val="28"/>
          <w:lang w:val="pt-BR"/>
        </w:rPr>
      </w:pPr>
      <w:r w:rsidRPr="00503B05">
        <w:rPr>
          <w:rFonts w:cs="Arial"/>
          <w:b w:val="0"/>
          <w:bCs/>
          <w:szCs w:val="28"/>
          <w:lang w:val="pt-BR"/>
        </w:rPr>
        <w:t xml:space="preserve">  </w:t>
      </w:r>
      <w:bookmarkStart w:id="42" w:name="_Toc242701809"/>
      <w:r w:rsidRPr="00503B05">
        <w:rPr>
          <w:rFonts w:cs="Arial"/>
          <w:b w:val="0"/>
          <w:bCs/>
          <w:szCs w:val="28"/>
          <w:lang w:val="pt-BR"/>
        </w:rPr>
        <w:t xml:space="preserve">4.2 </w:t>
      </w:r>
      <w:r w:rsidRPr="00503B05">
        <w:rPr>
          <w:rFonts w:cs="Arial"/>
          <w:b w:val="0"/>
          <w:bCs/>
          <w:szCs w:val="28"/>
          <w:lang w:val="pt-BR"/>
        </w:rPr>
        <w:t>PROJETO</w:t>
      </w:r>
      <w:bookmarkEnd w:id="42"/>
    </w:p>
    <w:p w14:paraId="36F3101E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43" w:name="_Toc242701810"/>
      <w:r w:rsidRPr="00503B05">
        <w:t xml:space="preserve">4.2.1 Organização em Vertical </w:t>
      </w:r>
      <w:proofErr w:type="spellStart"/>
      <w:r w:rsidRPr="00503B05">
        <w:t>Slices</w:t>
      </w:r>
      <w:bookmarkEnd w:id="43"/>
      <w:proofErr w:type="spellEnd"/>
    </w:p>
    <w:p w14:paraId="25BE1C87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44" w:name="_Toc242701811"/>
      <w:r w:rsidRPr="00503B05">
        <w:t>4.2.2 Modelo de dados relacional (PostgreSQL)</w:t>
      </w:r>
      <w:bookmarkEnd w:id="44"/>
    </w:p>
    <w:p w14:paraId="0959216A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45" w:name="_Toc242701812"/>
      <w:r w:rsidRPr="00503B05">
        <w:t>4.2.3 Contrato SDUI (esquema e tipos de componentes)</w:t>
      </w:r>
      <w:bookmarkEnd w:id="45"/>
    </w:p>
    <w:p w14:paraId="3B63A617" w14:textId="4FB747DE" w:rsidR="00503B05" w:rsidRPr="00503B05" w:rsidRDefault="00503B05" w:rsidP="00503B05">
      <w:pPr>
        <w:pStyle w:val="Ttulo2"/>
        <w:rPr>
          <w:lang w:val="pt-BR"/>
        </w:rPr>
      </w:pPr>
      <w:r w:rsidRPr="00503B05">
        <w:rPr>
          <w:lang w:val="pt-BR"/>
        </w:rPr>
        <w:t xml:space="preserve">  </w:t>
      </w:r>
      <w:bookmarkStart w:id="46" w:name="_Toc242701813"/>
      <w:r w:rsidRPr="00503B05">
        <w:rPr>
          <w:rFonts w:cs="Arial"/>
          <w:b w:val="0"/>
          <w:bCs/>
          <w:szCs w:val="28"/>
          <w:lang w:val="pt-BR"/>
        </w:rPr>
        <w:t xml:space="preserve">4.3 </w:t>
      </w:r>
      <w:r w:rsidRPr="00503B05">
        <w:rPr>
          <w:rFonts w:cs="Arial"/>
          <w:b w:val="0"/>
          <w:bCs/>
          <w:szCs w:val="28"/>
          <w:lang w:val="pt-BR"/>
        </w:rPr>
        <w:t>IMPLEMENTAÇÃO</w:t>
      </w:r>
      <w:bookmarkEnd w:id="46"/>
    </w:p>
    <w:p w14:paraId="78E79E3D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47" w:name="_Toc242701814"/>
      <w:r w:rsidRPr="00503B05">
        <w:t xml:space="preserve">4.3.1 Tratamento e carga do </w:t>
      </w:r>
      <w:proofErr w:type="spellStart"/>
      <w:r w:rsidRPr="00503B05">
        <w:t>dataset</w:t>
      </w:r>
      <w:proofErr w:type="spellEnd"/>
      <w:r w:rsidRPr="00503B05">
        <w:t xml:space="preserve"> Olist</w:t>
      </w:r>
      <w:bookmarkEnd w:id="47"/>
    </w:p>
    <w:p w14:paraId="68AE7ADA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48" w:name="_Toc242701815"/>
      <w:r w:rsidRPr="00503B05">
        <w:t xml:space="preserve">4.3.2 BFF em </w:t>
      </w:r>
      <w:proofErr w:type="spellStart"/>
      <w:r w:rsidRPr="00503B05">
        <w:t>FastAPI</w:t>
      </w:r>
      <w:proofErr w:type="spellEnd"/>
      <w:r w:rsidRPr="00503B05">
        <w:t>: motor de cálculo logístico e cache (Redis)</w:t>
      </w:r>
      <w:bookmarkEnd w:id="48"/>
    </w:p>
    <w:p w14:paraId="08ABDE3B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49" w:name="_Toc242701816"/>
      <w:r w:rsidRPr="00503B05">
        <w:t xml:space="preserve">4.3.3 </w:t>
      </w:r>
      <w:proofErr w:type="spellStart"/>
      <w:r w:rsidRPr="00503B05">
        <w:t>Engine</w:t>
      </w:r>
      <w:proofErr w:type="spellEnd"/>
      <w:r w:rsidRPr="00503B05">
        <w:t xml:space="preserve"> SDUI no servidor e renderizador </w:t>
      </w:r>
      <w:proofErr w:type="spellStart"/>
      <w:r w:rsidRPr="00503B05">
        <w:t>React</w:t>
      </w:r>
      <w:bookmarkEnd w:id="49"/>
      <w:proofErr w:type="spellEnd"/>
    </w:p>
    <w:p w14:paraId="44793987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50" w:name="_Toc242701817"/>
      <w:r w:rsidRPr="00503B05">
        <w:t xml:space="preserve">4.3.4 Ambiente de execução (Docker </w:t>
      </w:r>
      <w:proofErr w:type="spellStart"/>
      <w:r w:rsidRPr="00503B05">
        <w:t>Compose</w:t>
      </w:r>
      <w:proofErr w:type="spellEnd"/>
      <w:r w:rsidRPr="00503B05">
        <w:t>)</w:t>
      </w:r>
      <w:bookmarkEnd w:id="50"/>
    </w:p>
    <w:p w14:paraId="79A0BD71" w14:textId="77777777" w:rsidR="00503B05" w:rsidRPr="00503B05" w:rsidRDefault="00503B05" w:rsidP="00503B05">
      <w:pPr>
        <w:pStyle w:val="Ttulo1"/>
        <w:spacing w:line="360" w:lineRule="auto"/>
        <w:rPr>
          <w:lang w:val="pt-BR"/>
        </w:rPr>
      </w:pPr>
    </w:p>
    <w:p w14:paraId="410D94A1" w14:textId="77777777" w:rsidR="00503B05" w:rsidRDefault="00503B05" w:rsidP="00503B05">
      <w:pPr>
        <w:pStyle w:val="Ttulo1"/>
        <w:spacing w:line="360" w:lineRule="auto"/>
        <w:rPr>
          <w:lang w:val="pt-BR"/>
        </w:rPr>
      </w:pPr>
    </w:p>
    <w:p w14:paraId="7786713B" w14:textId="77777777" w:rsidR="00503B05" w:rsidRDefault="00503B05" w:rsidP="00503B05">
      <w:pPr>
        <w:pStyle w:val="Ttulo1"/>
        <w:spacing w:line="360" w:lineRule="auto"/>
        <w:rPr>
          <w:lang w:val="pt-BR"/>
        </w:rPr>
      </w:pPr>
    </w:p>
    <w:p w14:paraId="198CAC72" w14:textId="77777777" w:rsidR="00503B05" w:rsidRDefault="00503B05" w:rsidP="00503B05">
      <w:pPr>
        <w:pStyle w:val="Ttulo1"/>
        <w:spacing w:line="360" w:lineRule="auto"/>
        <w:rPr>
          <w:lang w:val="pt-BR"/>
        </w:rPr>
      </w:pPr>
    </w:p>
    <w:p w14:paraId="1E67B8C7" w14:textId="77777777" w:rsidR="00503B05" w:rsidRDefault="00503B05" w:rsidP="00503B05">
      <w:pPr>
        <w:pStyle w:val="Ttulo1"/>
        <w:spacing w:line="360" w:lineRule="auto"/>
        <w:rPr>
          <w:lang w:val="pt-BR"/>
        </w:rPr>
      </w:pPr>
    </w:p>
    <w:p w14:paraId="158E7124" w14:textId="44C04018" w:rsidR="00503B05" w:rsidRDefault="00503B05" w:rsidP="00503B05">
      <w:pPr>
        <w:pStyle w:val="Ttulo1"/>
        <w:spacing w:line="360" w:lineRule="auto"/>
        <w:rPr>
          <w:lang w:val="pt-BR"/>
        </w:rPr>
      </w:pPr>
      <w:bookmarkStart w:id="51" w:name="_Toc242701818"/>
      <w:r w:rsidRPr="00503B05">
        <w:rPr>
          <w:lang w:val="pt-BR"/>
        </w:rPr>
        <w:t>5 RESULTADOS</w:t>
      </w:r>
      <w:bookmarkEnd w:id="51"/>
    </w:p>
    <w:p w14:paraId="3C85A284" w14:textId="1D0EECF3" w:rsidR="00503B05" w:rsidRPr="00503B05" w:rsidRDefault="00503B05" w:rsidP="00503B05">
      <w:pPr>
        <w:pStyle w:val="Ttulo2"/>
        <w:rPr>
          <w:rFonts w:cs="Arial"/>
          <w:b w:val="0"/>
          <w:bCs/>
          <w:szCs w:val="28"/>
          <w:lang w:val="pt-BR"/>
        </w:rPr>
      </w:pPr>
      <w:bookmarkStart w:id="52" w:name="_Toc242701819"/>
      <w:r w:rsidRPr="00503B05">
        <w:rPr>
          <w:rFonts w:cs="Arial"/>
          <w:b w:val="0"/>
          <w:bCs/>
          <w:szCs w:val="28"/>
          <w:lang w:val="pt-BR"/>
        </w:rPr>
        <w:t xml:space="preserve">5.1 </w:t>
      </w:r>
      <w:r w:rsidRPr="00503B05">
        <w:rPr>
          <w:rFonts w:cs="Arial"/>
          <w:b w:val="0"/>
          <w:bCs/>
          <w:szCs w:val="28"/>
          <w:lang w:val="pt-BR"/>
        </w:rPr>
        <w:t>RESULTADOS QUANTITATIVOS</w:t>
      </w:r>
      <w:bookmarkEnd w:id="52"/>
    </w:p>
    <w:p w14:paraId="2DD3BB5B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53" w:name="_Toc242701820"/>
      <w:r w:rsidRPr="00503B05">
        <w:t>5.1.1 Qualidade e cobertura dos dados</w:t>
      </w:r>
      <w:bookmarkEnd w:id="53"/>
    </w:p>
    <w:p w14:paraId="2EC766F4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54" w:name="_Toc242701821"/>
      <w:r w:rsidRPr="00503B05">
        <w:t>5.1.2 Verificação funcional do motor de cálculo</w:t>
      </w:r>
      <w:bookmarkEnd w:id="54"/>
    </w:p>
    <w:p w14:paraId="32C570C3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55" w:name="_Toc242701822"/>
      <w:r w:rsidRPr="00503B05">
        <w:t xml:space="preserve">5.1.3 Acurácia da distância: </w:t>
      </w:r>
      <w:proofErr w:type="spellStart"/>
      <w:r w:rsidRPr="00503B05">
        <w:t>Haversine</w:t>
      </w:r>
      <w:proofErr w:type="spellEnd"/>
      <w:r w:rsidRPr="00503B05">
        <w:t xml:space="preserve"> × OSRM</w:t>
      </w:r>
      <w:bookmarkEnd w:id="55"/>
    </w:p>
    <w:p w14:paraId="5B83C5AD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56" w:name="_Toc242701823"/>
      <w:r w:rsidRPr="00503B05">
        <w:t>5.1.4 Potencial estimado de redução de emissões</w:t>
      </w:r>
      <w:bookmarkEnd w:id="56"/>
    </w:p>
    <w:p w14:paraId="694359B5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57" w:name="_Toc242701824"/>
      <w:r w:rsidRPr="00503B05">
        <w:t>5.1.5 Desempenho sob carga e efeito do cache</w:t>
      </w:r>
      <w:bookmarkEnd w:id="57"/>
    </w:p>
    <w:p w14:paraId="57D5691E" w14:textId="7167A94E" w:rsidR="00503B05" w:rsidRPr="00503B05" w:rsidRDefault="00503B05" w:rsidP="00503B05">
      <w:pPr>
        <w:pStyle w:val="Ttulo2"/>
        <w:rPr>
          <w:rFonts w:cs="Arial"/>
          <w:b w:val="0"/>
          <w:bCs/>
          <w:szCs w:val="28"/>
          <w:lang w:val="pt-BR"/>
        </w:rPr>
      </w:pPr>
      <w:bookmarkStart w:id="58" w:name="_Toc242701825"/>
      <w:r w:rsidRPr="00503B05">
        <w:rPr>
          <w:rFonts w:cs="Arial"/>
          <w:b w:val="0"/>
          <w:bCs/>
          <w:szCs w:val="28"/>
          <w:lang w:val="pt-BR"/>
        </w:rPr>
        <w:t xml:space="preserve">5.2 </w:t>
      </w:r>
      <w:r w:rsidRPr="00503B05">
        <w:rPr>
          <w:rFonts w:cs="Arial"/>
          <w:b w:val="0"/>
          <w:bCs/>
          <w:szCs w:val="28"/>
          <w:lang w:val="pt-BR"/>
        </w:rPr>
        <w:t>RESULTADOS QUALITATIVO-ESTRUTURAIS</w:t>
      </w:r>
      <w:bookmarkEnd w:id="58"/>
    </w:p>
    <w:p w14:paraId="312E811C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59" w:name="_Toc242701826"/>
      <w:r w:rsidRPr="00503B05">
        <w:t>5.2.1 Desacoplamento por mutação de contrato</w:t>
      </w:r>
      <w:bookmarkEnd w:id="59"/>
    </w:p>
    <w:p w14:paraId="601BE783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60" w:name="_Toc242701827"/>
      <w:r w:rsidRPr="00503B05">
        <w:t>5.2.2 Robustez do contrato: componentes desconhecidos e dados insuficientes</w:t>
      </w:r>
      <w:bookmarkEnd w:id="60"/>
    </w:p>
    <w:p w14:paraId="298D6C5A" w14:textId="77777777" w:rsidR="00503B05" w:rsidRPr="00503B05" w:rsidRDefault="00503B05" w:rsidP="00503B05">
      <w:pPr>
        <w:pStyle w:val="Ttulo1"/>
        <w:spacing w:line="360" w:lineRule="auto"/>
        <w:rPr>
          <w:lang w:val="pt-BR"/>
        </w:rPr>
      </w:pPr>
    </w:p>
    <w:p w14:paraId="3182716B" w14:textId="77777777" w:rsidR="00503B05" w:rsidRPr="00503B05" w:rsidRDefault="00503B05" w:rsidP="00503B05">
      <w:pPr>
        <w:pStyle w:val="Ttulo1"/>
        <w:spacing w:line="360" w:lineRule="auto"/>
        <w:rPr>
          <w:lang w:val="pt-BR"/>
        </w:rPr>
      </w:pPr>
      <w:bookmarkStart w:id="61" w:name="_Toc242701828"/>
      <w:r w:rsidRPr="00503B05">
        <w:rPr>
          <w:lang w:val="pt-BR"/>
        </w:rPr>
        <w:lastRenderedPageBreak/>
        <w:t>6 DISCUSSÃO E CONSIDERAÇÕES FINAIS</w:t>
      </w:r>
      <w:bookmarkEnd w:id="61"/>
    </w:p>
    <w:p w14:paraId="7445DC9A" w14:textId="1A19ED71" w:rsidR="00503B05" w:rsidRPr="00503B05" w:rsidRDefault="00503B05" w:rsidP="00503B05">
      <w:pPr>
        <w:pStyle w:val="Ttulo2"/>
        <w:rPr>
          <w:rFonts w:cs="Arial"/>
          <w:b w:val="0"/>
          <w:bCs/>
          <w:szCs w:val="28"/>
          <w:lang w:val="pt-BR"/>
        </w:rPr>
      </w:pPr>
      <w:bookmarkStart w:id="62" w:name="_Toc242701829"/>
      <w:r w:rsidRPr="00503B05">
        <w:rPr>
          <w:rFonts w:cs="Arial"/>
          <w:b w:val="0"/>
          <w:bCs/>
          <w:szCs w:val="28"/>
          <w:lang w:val="pt-BR"/>
        </w:rPr>
        <w:t xml:space="preserve">6.1 </w:t>
      </w:r>
      <w:r w:rsidRPr="00503B05">
        <w:rPr>
          <w:rFonts w:cs="Arial"/>
          <w:b w:val="0"/>
          <w:bCs/>
          <w:szCs w:val="28"/>
          <w:lang w:val="pt-BR"/>
        </w:rPr>
        <w:t>DISCUSSÃO</w:t>
      </w:r>
      <w:bookmarkEnd w:id="62"/>
    </w:p>
    <w:p w14:paraId="372CEBC5" w14:textId="681E8A2E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63" w:name="_Toc242701830"/>
      <w:r w:rsidRPr="00503B05">
        <w:t xml:space="preserve">6.1.1 </w:t>
      </w:r>
      <w:r>
        <w:t>Relação de compromisso</w:t>
      </w:r>
      <w:r w:rsidRPr="00503B05">
        <w:t xml:space="preserve"> </w:t>
      </w:r>
      <w:r>
        <w:t>no</w:t>
      </w:r>
      <w:r w:rsidRPr="00503B05">
        <w:t xml:space="preserve"> projeto</w:t>
      </w:r>
      <w:bookmarkEnd w:id="63"/>
    </w:p>
    <w:p w14:paraId="515DA6BA" w14:textId="77777777" w:rsidR="00503B05" w:rsidRPr="00503B05" w:rsidRDefault="00503B05" w:rsidP="00503B05">
      <w:pPr>
        <w:pStyle w:val="Ttulo3"/>
        <w:spacing w:line="360" w:lineRule="auto"/>
      </w:pPr>
      <w:r w:rsidRPr="00503B05">
        <w:t xml:space="preserve">      </w:t>
      </w:r>
      <w:bookmarkStart w:id="64" w:name="_Toc242701831"/>
      <w:r w:rsidRPr="00503B05">
        <w:t>6.1.2 Aderência aos objetivos e critérios de aceitação</w:t>
      </w:r>
      <w:bookmarkEnd w:id="64"/>
    </w:p>
    <w:p w14:paraId="767DA67E" w14:textId="454090E8" w:rsidR="00503B05" w:rsidRDefault="00503B05" w:rsidP="00503B05">
      <w:pPr>
        <w:pStyle w:val="Ttulo2"/>
        <w:rPr>
          <w:rFonts w:cs="Arial"/>
          <w:b w:val="0"/>
          <w:bCs/>
          <w:szCs w:val="28"/>
          <w:lang w:val="pt-BR"/>
        </w:rPr>
      </w:pPr>
      <w:bookmarkStart w:id="65" w:name="_Toc242701832"/>
      <w:r w:rsidRPr="00503B05">
        <w:rPr>
          <w:rFonts w:cs="Arial"/>
          <w:b w:val="0"/>
          <w:bCs/>
          <w:szCs w:val="28"/>
          <w:lang w:val="pt-BR"/>
        </w:rPr>
        <w:t xml:space="preserve">6.2 </w:t>
      </w:r>
      <w:r w:rsidRPr="00503B05">
        <w:rPr>
          <w:rFonts w:cs="Arial"/>
          <w:b w:val="0"/>
          <w:bCs/>
          <w:szCs w:val="28"/>
          <w:lang w:val="pt-BR"/>
        </w:rPr>
        <w:t>LIMITAÇÕES E AMEAÇAS À VALIDADE</w:t>
      </w:r>
      <w:bookmarkEnd w:id="65"/>
    </w:p>
    <w:p w14:paraId="70367B42" w14:textId="04EA42EC" w:rsidR="00503B05" w:rsidRDefault="00503B05" w:rsidP="00503B05">
      <w:pPr>
        <w:pStyle w:val="Ttulo2"/>
        <w:rPr>
          <w:rFonts w:cs="Arial"/>
          <w:b w:val="0"/>
          <w:bCs/>
          <w:szCs w:val="28"/>
          <w:lang w:val="pt-BR"/>
        </w:rPr>
      </w:pPr>
      <w:bookmarkStart w:id="66" w:name="_Toc242701833"/>
      <w:r w:rsidRPr="00503B05">
        <w:rPr>
          <w:rFonts w:cs="Arial"/>
          <w:b w:val="0"/>
          <w:bCs/>
          <w:szCs w:val="28"/>
          <w:lang w:val="pt-BR"/>
        </w:rPr>
        <w:t>6.3 CONCLUSÃO</w:t>
      </w:r>
      <w:bookmarkEnd w:id="66"/>
    </w:p>
    <w:p w14:paraId="0D579E7D" w14:textId="2C28D7BD" w:rsidR="00503B05" w:rsidRPr="00503B05" w:rsidRDefault="00503B05" w:rsidP="00503B05">
      <w:pPr>
        <w:pStyle w:val="Ttulo2"/>
        <w:rPr>
          <w:rFonts w:cs="Arial"/>
          <w:b w:val="0"/>
          <w:bCs/>
          <w:szCs w:val="28"/>
          <w:lang w:val="pt-BR"/>
        </w:rPr>
      </w:pPr>
      <w:bookmarkStart w:id="67" w:name="_Toc242701834"/>
      <w:r w:rsidRPr="00503B05">
        <w:rPr>
          <w:rFonts w:cs="Arial"/>
          <w:b w:val="0"/>
          <w:bCs/>
          <w:szCs w:val="28"/>
          <w:lang w:val="pt-BR"/>
        </w:rPr>
        <w:t>6.4 TRABALHOS FUTUROS</w:t>
      </w:r>
      <w:bookmarkEnd w:id="67"/>
    </w:p>
    <w:p w14:paraId="0B09219C" w14:textId="77777777" w:rsidR="00CB4EAD" w:rsidRDefault="00CB4EAD" w:rsidP="00503B05">
      <w:pPr>
        <w:spacing w:line="360" w:lineRule="auto"/>
        <w:ind w:firstLine="720"/>
        <w:jc w:val="both"/>
        <w:rPr>
          <w:rFonts w:ascii="Arial" w:eastAsia="Arial" w:hAnsi="Arial" w:cs="Arial"/>
          <w:b/>
          <w:bCs/>
          <w:sz w:val="28"/>
          <w:szCs w:val="32"/>
        </w:rPr>
      </w:pPr>
      <w:r>
        <w:br w:type="page"/>
      </w:r>
    </w:p>
    <w:p w14:paraId="785B0B9A" w14:textId="6E6D314F" w:rsidR="0078424D" w:rsidRPr="00D5352B" w:rsidRDefault="0078424D" w:rsidP="001D69ED">
      <w:pPr>
        <w:pStyle w:val="Ttulo1"/>
        <w:rPr>
          <w:lang w:val="pt-BR"/>
        </w:rPr>
      </w:pPr>
      <w:bookmarkStart w:id="68" w:name="_Toc242701835"/>
      <w:r w:rsidRPr="00D5352B">
        <w:rPr>
          <w:lang w:val="pt-BR"/>
        </w:rPr>
        <w:lastRenderedPageBreak/>
        <w:t>REFERÊNCIA</w:t>
      </w:r>
      <w:r w:rsidR="0090341D" w:rsidRPr="00D5352B">
        <w:rPr>
          <w:lang w:val="pt-BR"/>
        </w:rPr>
        <w:t>S</w:t>
      </w:r>
      <w:bookmarkEnd w:id="68"/>
    </w:p>
    <w:p w14:paraId="57D8FA0C" w14:textId="77777777" w:rsidR="00C34DBF" w:rsidRPr="001D69ED" w:rsidRDefault="00C34DBF" w:rsidP="001D69ED">
      <w:pPr>
        <w:pStyle w:val="Ttulo1"/>
        <w:rPr>
          <w:lang w:val="pt-BR"/>
        </w:rPr>
      </w:pPr>
    </w:p>
    <w:p w14:paraId="39FD75CD" w14:textId="77777777" w:rsidR="004C7CBF" w:rsidRPr="004C7CBF" w:rsidRDefault="00414BCD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CANO, Jose Alejandro; LONDOÑO-PINEDA, Abraham; OVALLE RODAS, C. </w:t>
      </w:r>
      <w:proofErr w:type="spellStart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>Sustainable</w:t>
      </w:r>
      <w:proofErr w:type="spellEnd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>Logistics</w:t>
      </w:r>
      <w:proofErr w:type="spellEnd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for E-Commerce: A </w:t>
      </w:r>
      <w:proofErr w:type="spellStart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>Literature</w:t>
      </w:r>
      <w:proofErr w:type="spellEnd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Review </w:t>
      </w:r>
      <w:proofErr w:type="spellStart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>and</w:t>
      </w:r>
      <w:proofErr w:type="spellEnd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>Bibliometric</w:t>
      </w:r>
      <w:proofErr w:type="spellEnd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>Analysis</w:t>
      </w:r>
      <w:proofErr w:type="spellEnd"/>
      <w:r w:rsidR="004C7CBF"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="004C7CBF" w:rsidRPr="004C7CBF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Sustainability</w:t>
      </w:r>
      <w:r w:rsidR="004C7CBF"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, v. 14, n. 19, art. 12247, 27 set. 2022. DOI: 10.3390/su141912247.</w:t>
      </w:r>
    </w:p>
    <w:p w14:paraId="4B9D1256" w14:textId="77777777" w:rsidR="004C7CBF" w:rsidRP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CHERIPURATHU, Kurian George; KULKARNI, Sanjeev. Integrating Microservices and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Microfrontends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: A Comprehensive Literature Review on Architecture, Design Patterns, and Implementation Challenges.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Journal of Scientific Research and Technology</w:t>
      </w: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, p. 1-12, 2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jul.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2024. DOI: 10.61808/jsrt115.</w:t>
      </w:r>
    </w:p>
    <w:p w14:paraId="63D5576A" w14:textId="77777777" w:rsidR="004C7CBF" w:rsidRPr="00267492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EDRONE.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</w:rPr>
        <w:t>Dados do e-commerce no Brasil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: estatísticas e tendências. </w:t>
      </w:r>
      <w:r w:rsidR="000D1277" w:rsidRPr="000D1277">
        <w:rPr>
          <w:rFonts w:ascii="Arial" w:hAnsi="Arial" w:cs="Arial"/>
          <w:sz w:val="24"/>
          <w:szCs w:val="24"/>
          <w:shd w:val="clear" w:color="auto" w:fill="FFFFFF"/>
        </w:rPr>
        <w:t>[S. l.], [202-?]</w:t>
      </w:r>
      <w:r w:rsidR="000D1277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Disponível em: https://edrone.me/br/blog/dados-ecommerce-brasil. </w:t>
      </w:r>
      <w:proofErr w:type="spellStart"/>
      <w:r w:rsidRPr="00267492">
        <w:rPr>
          <w:rFonts w:ascii="Arial" w:hAnsi="Arial" w:cs="Arial"/>
          <w:sz w:val="24"/>
          <w:szCs w:val="24"/>
          <w:shd w:val="clear" w:color="auto" w:fill="FFFFFF"/>
          <w:lang w:val="en-US"/>
        </w:rPr>
        <w:t>Acesso</w:t>
      </w:r>
      <w:proofErr w:type="spellEnd"/>
      <w:r w:rsidRPr="00267492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67492">
        <w:rPr>
          <w:rFonts w:ascii="Arial" w:hAnsi="Arial" w:cs="Arial"/>
          <w:sz w:val="24"/>
          <w:szCs w:val="24"/>
          <w:shd w:val="clear" w:color="auto" w:fill="FFFFFF"/>
          <w:lang w:val="en-US"/>
        </w:rPr>
        <w:t>em</w:t>
      </w:r>
      <w:proofErr w:type="spellEnd"/>
      <w:r w:rsidRPr="00267492">
        <w:rPr>
          <w:rFonts w:ascii="Arial" w:hAnsi="Arial" w:cs="Arial"/>
          <w:sz w:val="24"/>
          <w:szCs w:val="24"/>
          <w:shd w:val="clear" w:color="auto" w:fill="FFFFFF"/>
          <w:lang w:val="en-US"/>
        </w:rPr>
        <w:t>: 14 abr. 2026.</w:t>
      </w:r>
    </w:p>
    <w:p w14:paraId="0A87661C" w14:textId="77777777" w:rsidR="00EB4860" w:rsidRPr="00DB2B13" w:rsidRDefault="00EB4860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EB4860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ISO. </w:t>
      </w:r>
      <w:r w:rsidRPr="00EB4860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ISO 14083:2023</w:t>
      </w:r>
      <w:r w:rsidRPr="00EB4860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: Greenhouse gases — Quantification and reporting of greenhouse gas emissions arising from operations of transport chains. </w:t>
      </w:r>
      <w:r w:rsidRPr="00DB2B13">
        <w:rPr>
          <w:rFonts w:ascii="Arial" w:hAnsi="Arial" w:cs="Arial"/>
          <w:sz w:val="24"/>
          <w:szCs w:val="24"/>
          <w:shd w:val="clear" w:color="auto" w:fill="FFFFFF"/>
          <w:lang w:val="en-US"/>
        </w:rPr>
        <w:t>Geneva: International Organization for Standardization, 2023. 108 p.</w:t>
      </w:r>
    </w:p>
    <w:p w14:paraId="07650988" w14:textId="77777777" w:rsidR="00945E88" w:rsidRPr="004C7CBF" w:rsidRDefault="00945E88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945E88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LOCUST. </w:t>
      </w:r>
      <w:r w:rsidRPr="00945E88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 xml:space="preserve">Locust: an </w:t>
      </w:r>
      <w:proofErr w:type="gramStart"/>
      <w:r w:rsidRPr="00945E88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open source</w:t>
      </w:r>
      <w:proofErr w:type="gramEnd"/>
      <w:r w:rsidRPr="00945E88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 xml:space="preserve"> load testing tool</w:t>
      </w:r>
      <w:r w:rsidRPr="00945E88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. </w:t>
      </w:r>
      <w:r w:rsidRPr="00945E88">
        <w:rPr>
          <w:rFonts w:ascii="Arial" w:hAnsi="Arial" w:cs="Arial"/>
          <w:sz w:val="24"/>
          <w:szCs w:val="24"/>
          <w:shd w:val="clear" w:color="auto" w:fill="FFFFFF"/>
        </w:rPr>
        <w:t>Versão 2.31. [S. l.]: Locust.io, 2024. Disponível em: https://docs.locust.io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Pr="00945E88">
        <w:rPr>
          <w:rFonts w:ascii="Arial" w:hAnsi="Arial" w:cs="Arial"/>
          <w:sz w:val="24"/>
          <w:szCs w:val="24"/>
          <w:shd w:val="clear" w:color="auto" w:fill="FFFFFF"/>
        </w:rPr>
        <w:t>Acesso em: 9 set. 2026.</w:t>
      </w:r>
    </w:p>
    <w:p w14:paraId="4A2B5337" w14:textId="77777777" w:rsidR="004C7CBF" w:rsidRP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MUNDIM,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</w:rPr>
        <w:t>Arianne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Alves da Silva.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</w:rPr>
        <w:t>Roteamento de Estoque e Transporte de Carga Multimodal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: Otimização </w:t>
      </w:r>
      <w:proofErr w:type="spellStart"/>
      <w:proofErr w:type="gramStart"/>
      <w:r w:rsidRPr="004C7CBF">
        <w:rPr>
          <w:rFonts w:ascii="Arial" w:hAnsi="Arial" w:cs="Arial"/>
          <w:sz w:val="24"/>
          <w:szCs w:val="24"/>
          <w:shd w:val="clear" w:color="auto" w:fill="FFFFFF"/>
        </w:rPr>
        <w:t>Bi-objetivo</w:t>
      </w:r>
      <w:proofErr w:type="spellEnd"/>
      <w:proofErr w:type="gramEnd"/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com Considerações Ambientais e Econômicas. 2024. 114 p. Tese (Doutorado em Ciências de Computação e Matemática Computacional) – Universidade de São Paulo, São Paulo, 2024.</w:t>
      </w:r>
    </w:p>
    <w:p w14:paraId="7B243048" w14:textId="77777777" w:rsidR="004C7CBF" w:rsidRP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NAWAZ, Asif et al. Context-aware Frameworks and Architectures — A Comprehensive Survey. In: INTERNATIONAL CONFERENCE ON ADVANCED SCIENCE AND ENGINEERING TECHNOLOGIES (ASET), 2022. </w:t>
      </w:r>
      <w:r w:rsidR="000D1277" w:rsidRPr="000D1277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Proceedings [...]</w:t>
      </w:r>
      <w:r w:rsidR="000D1277" w:rsidRPr="000D1277">
        <w:rPr>
          <w:rFonts w:ascii="Arial" w:hAnsi="Arial" w:cs="Arial"/>
          <w:sz w:val="24"/>
          <w:szCs w:val="24"/>
          <w:shd w:val="clear" w:color="auto" w:fill="FFFFFF"/>
          <w:lang w:val="en-US"/>
        </w:rPr>
        <w:t>.</w:t>
      </w: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IEEE, 21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fev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. 2022. DOI: 10.1109/ASET53988.2022.9735024.</w:t>
      </w:r>
    </w:p>
    <w:p w14:paraId="365D290D" w14:textId="77777777" w:rsidR="004C7CBF" w:rsidRP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OLIST.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 xml:space="preserve">Brazilian E-Commerce Public Dataset by </w:t>
      </w:r>
      <w:proofErr w:type="spellStart"/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Olist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</w:rPr>
        <w:t>Kaggle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</w:rPr>
        <w:t>, 2024. Disponível em: https://www.kaggle.com/datasets/olistbr/brazilian-ecommerce. Acesso em: 28 mar. 2026.</w:t>
      </w:r>
    </w:p>
    <w:p w14:paraId="2EFCAAF8" w14:textId="77777777" w:rsidR="004C7CBF" w:rsidRP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OLIVEIRA, M.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</w:rPr>
        <w:t>O panorama do e-commerce no Brasil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: tendências e desafios. São Paulo: Varejo Digital, 2022. </w:t>
      </w:r>
      <w:r w:rsidR="00F40DAE">
        <w:rPr>
          <w:rFonts w:ascii="Arial" w:hAnsi="Arial" w:cs="Arial"/>
          <w:sz w:val="24"/>
          <w:szCs w:val="24"/>
          <w:shd w:val="clear" w:color="auto" w:fill="FFFFFF"/>
        </w:rPr>
        <w:t xml:space="preserve">41 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>p.</w:t>
      </w:r>
    </w:p>
    <w:p w14:paraId="2E37BE5E" w14:textId="77777777" w:rsidR="004C7CBF" w:rsidRP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ORGANIZAÇÃO DAS NAÇÕES UNIDAS NO BRASIL.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</w:rPr>
        <w:t>As Nações Unidas no Brasil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>. Brasília: ONU Brasil, 2024. Disponível em: https://brasil.un.org/pt-br. Acesso em: 28 mar. 2026.</w:t>
      </w:r>
    </w:p>
    <w:p w14:paraId="2B8EE08F" w14:textId="77777777" w:rsidR="004C7CBF" w:rsidRP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PEREIRA, T.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</w:rPr>
        <w:t>Logística verde e a economia de baixo carbono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. Manaus: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</w:rPr>
        <w:t>EcoLog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, 2024. </w:t>
      </w:r>
      <w:r w:rsidR="00FE16C7">
        <w:rPr>
          <w:rFonts w:ascii="Arial" w:hAnsi="Arial" w:cs="Arial"/>
          <w:sz w:val="24"/>
          <w:szCs w:val="24"/>
          <w:shd w:val="clear" w:color="auto" w:fill="FFFFFF"/>
        </w:rPr>
        <w:t xml:space="preserve">29 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>p.</w:t>
      </w:r>
    </w:p>
    <w:p w14:paraId="2349A192" w14:textId="77777777" w:rsidR="004C7CBF" w:rsidRPr="005D0C31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2D3EE2">
        <w:rPr>
          <w:rFonts w:ascii="Arial" w:hAnsi="Arial" w:cs="Arial"/>
          <w:sz w:val="24"/>
          <w:szCs w:val="24"/>
          <w:shd w:val="clear" w:color="auto" w:fill="FFFFFF"/>
        </w:rPr>
        <w:t xml:space="preserve">PERLIN, Rodrigo et al. </w:t>
      </w: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An Approach to Follow Microservices Principles in Frontend. In: IEEE INTERNATIONAL CONFERENCE ON ADVANCED INFORMATION TECHNOLOGIES (AICT), 2023. </w:t>
      </w:r>
      <w:r w:rsidR="000D1277" w:rsidRPr="00EF2888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Proceedings [...]</w:t>
      </w:r>
      <w:r w:rsidR="000D1277" w:rsidRPr="00EF2888">
        <w:rPr>
          <w:rFonts w:ascii="Arial" w:hAnsi="Arial" w:cs="Arial"/>
          <w:sz w:val="24"/>
          <w:szCs w:val="24"/>
          <w:shd w:val="clear" w:color="auto" w:fill="FFFFFF"/>
          <w:lang w:val="en-US"/>
        </w:rPr>
        <w:t>.</w:t>
      </w: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r w:rsidRPr="005D0C31">
        <w:rPr>
          <w:rFonts w:ascii="Arial" w:hAnsi="Arial" w:cs="Arial"/>
          <w:sz w:val="24"/>
          <w:szCs w:val="24"/>
          <w:shd w:val="clear" w:color="auto" w:fill="FFFFFF"/>
        </w:rPr>
        <w:t>IEEE, 18 out. 2023. DOI: 10.1109/aict59525.2023.10313208.</w:t>
      </w:r>
    </w:p>
    <w:p w14:paraId="5AC82CCA" w14:textId="77777777" w:rsidR="00344C83" w:rsidRDefault="00344C83" w:rsidP="00344C83">
      <w:pPr>
        <w:pStyle w:val="NormalWeb"/>
        <w:spacing w:before="0" w:beforeAutospacing="0" w:after="0" w:afterAutospacing="0"/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</w:rPr>
        <w:lastRenderedPageBreak/>
        <w:t xml:space="preserve">PROGRAMA BRASILEIRO GHG PROTOCOL. </w:t>
      </w:r>
      <w:r>
        <w:rPr>
          <w:rFonts w:ascii="Arial" w:hAnsi="Arial" w:cs="Arial"/>
          <w:b/>
          <w:bCs/>
          <w:shd w:val="clear" w:color="auto" w:fill="FFFFFF"/>
        </w:rPr>
        <w:t>Ferramenta de cálculo</w:t>
      </w:r>
      <w:r>
        <w:rPr>
          <w:rFonts w:ascii="Arial" w:hAnsi="Arial" w:cs="Arial"/>
          <w:shd w:val="clear" w:color="auto" w:fill="FFFFFF"/>
        </w:rPr>
        <w:t xml:space="preserve">. São Paulo: </w:t>
      </w:r>
      <w:proofErr w:type="spellStart"/>
      <w:r>
        <w:rPr>
          <w:rFonts w:ascii="Arial" w:hAnsi="Arial" w:cs="Arial"/>
          <w:shd w:val="clear" w:color="auto" w:fill="FFFFFF"/>
        </w:rPr>
        <w:t>FGVces</w:t>
      </w:r>
      <w:proofErr w:type="spellEnd"/>
      <w:r>
        <w:rPr>
          <w:rFonts w:ascii="Arial" w:hAnsi="Arial" w:cs="Arial"/>
          <w:shd w:val="clear" w:color="auto" w:fill="FFFFFF"/>
        </w:rPr>
        <w:t xml:space="preserve">, 2026. Disponível em: https://ghgprotocolbrasil.com.br/ferramentas. </w:t>
      </w:r>
      <w:proofErr w:type="spellStart"/>
      <w:r w:rsidRPr="002E3C5D">
        <w:rPr>
          <w:rFonts w:ascii="Arial" w:hAnsi="Arial" w:cs="Arial"/>
          <w:shd w:val="clear" w:color="auto" w:fill="FFFFFF"/>
          <w:lang w:val="en-US"/>
        </w:rPr>
        <w:t>Acesso</w:t>
      </w:r>
      <w:proofErr w:type="spellEnd"/>
      <w:r w:rsidRPr="002E3C5D">
        <w:rPr>
          <w:rFonts w:ascii="Arial" w:hAnsi="Arial" w:cs="Arial"/>
          <w:shd w:val="clear" w:color="auto" w:fill="FFFFFF"/>
          <w:lang w:val="en-US"/>
        </w:rPr>
        <w:t xml:space="preserve"> </w:t>
      </w:r>
      <w:proofErr w:type="spellStart"/>
      <w:r w:rsidRPr="002E3C5D">
        <w:rPr>
          <w:rFonts w:ascii="Arial" w:hAnsi="Arial" w:cs="Arial"/>
          <w:shd w:val="clear" w:color="auto" w:fill="FFFFFF"/>
          <w:lang w:val="en-US"/>
        </w:rPr>
        <w:t>em</w:t>
      </w:r>
      <w:proofErr w:type="spellEnd"/>
      <w:r w:rsidRPr="002E3C5D">
        <w:rPr>
          <w:rFonts w:ascii="Arial" w:hAnsi="Arial" w:cs="Arial"/>
          <w:shd w:val="clear" w:color="auto" w:fill="FFFFFF"/>
          <w:lang w:val="en-US"/>
        </w:rPr>
        <w:t xml:space="preserve">: 17 </w:t>
      </w:r>
      <w:proofErr w:type="spellStart"/>
      <w:r w:rsidRPr="002E3C5D">
        <w:rPr>
          <w:rFonts w:ascii="Arial" w:hAnsi="Arial" w:cs="Arial"/>
          <w:shd w:val="clear" w:color="auto" w:fill="FFFFFF"/>
          <w:lang w:val="en-US"/>
        </w:rPr>
        <w:t>maio</w:t>
      </w:r>
      <w:proofErr w:type="spellEnd"/>
      <w:r w:rsidRPr="002E3C5D">
        <w:rPr>
          <w:rFonts w:ascii="Arial" w:hAnsi="Arial" w:cs="Arial"/>
          <w:shd w:val="clear" w:color="auto" w:fill="FFFFFF"/>
          <w:lang w:val="en-US"/>
        </w:rPr>
        <w:t xml:space="preserve"> 2026.</w:t>
      </w:r>
    </w:p>
    <w:p w14:paraId="4C6B178D" w14:textId="77777777" w:rsidR="00A27C21" w:rsidRDefault="00A27C21" w:rsidP="00344C83">
      <w:pPr>
        <w:pStyle w:val="NormalWeb"/>
        <w:spacing w:before="0" w:beforeAutospacing="0" w:after="0" w:afterAutospacing="0"/>
        <w:rPr>
          <w:rFonts w:ascii="Arial" w:hAnsi="Arial" w:cs="Arial"/>
          <w:shd w:val="clear" w:color="auto" w:fill="FFFFFF"/>
          <w:lang w:val="en-US"/>
        </w:rPr>
      </w:pPr>
    </w:p>
    <w:p w14:paraId="437351B7" w14:textId="77777777" w:rsidR="00A27C21" w:rsidRPr="00503B05" w:rsidRDefault="00A27C21" w:rsidP="00344C83">
      <w:pPr>
        <w:pStyle w:val="NormalWeb"/>
        <w:spacing w:before="0" w:beforeAutospacing="0" w:after="0" w:afterAutospacing="0"/>
        <w:rPr>
          <w:rFonts w:ascii="Arial" w:hAnsi="Arial" w:cs="Arial"/>
          <w:shd w:val="clear" w:color="auto" w:fill="FFFFFF"/>
        </w:rPr>
      </w:pPr>
      <w:r w:rsidRPr="00A27C21">
        <w:rPr>
          <w:rFonts w:ascii="Arial" w:hAnsi="Arial" w:cs="Arial"/>
          <w:shd w:val="clear" w:color="auto" w:fill="FFFFFF"/>
          <w:lang w:val="en-US"/>
        </w:rPr>
        <w:t xml:space="preserve">RAMÍREZ, Sebastián. </w:t>
      </w:r>
      <w:proofErr w:type="spellStart"/>
      <w:r w:rsidRPr="00A27C21">
        <w:rPr>
          <w:rFonts w:ascii="Arial" w:hAnsi="Arial" w:cs="Arial"/>
          <w:b/>
          <w:bCs/>
          <w:shd w:val="clear" w:color="auto" w:fill="FFFFFF"/>
          <w:lang w:val="en-US"/>
        </w:rPr>
        <w:t>FastAPI</w:t>
      </w:r>
      <w:proofErr w:type="spellEnd"/>
      <w:r w:rsidRPr="00A27C21">
        <w:rPr>
          <w:rFonts w:ascii="Arial" w:hAnsi="Arial" w:cs="Arial"/>
          <w:b/>
          <w:bCs/>
          <w:shd w:val="clear" w:color="auto" w:fill="FFFFFF"/>
          <w:lang w:val="en-US"/>
        </w:rPr>
        <w:t xml:space="preserve">: </w:t>
      </w:r>
      <w:proofErr w:type="gramStart"/>
      <w:r w:rsidRPr="00A27C21">
        <w:rPr>
          <w:rFonts w:ascii="Arial" w:hAnsi="Arial" w:cs="Arial"/>
          <w:b/>
          <w:bCs/>
          <w:shd w:val="clear" w:color="auto" w:fill="FFFFFF"/>
          <w:lang w:val="en-US"/>
        </w:rPr>
        <w:t>high performance</w:t>
      </w:r>
      <w:proofErr w:type="gramEnd"/>
      <w:r w:rsidRPr="00A27C21">
        <w:rPr>
          <w:rFonts w:ascii="Arial" w:hAnsi="Arial" w:cs="Arial"/>
          <w:b/>
          <w:bCs/>
          <w:shd w:val="clear" w:color="auto" w:fill="FFFFFF"/>
          <w:lang w:val="en-US"/>
        </w:rPr>
        <w:t xml:space="preserve"> web framework for building APIs with Python</w:t>
      </w:r>
      <w:r w:rsidRPr="00A27C21">
        <w:rPr>
          <w:rFonts w:ascii="Arial" w:hAnsi="Arial" w:cs="Arial"/>
          <w:shd w:val="clear" w:color="auto" w:fill="FFFFFF"/>
          <w:lang w:val="en-US"/>
        </w:rPr>
        <w:t xml:space="preserve">. </w:t>
      </w:r>
      <w:r w:rsidRPr="00A27C21">
        <w:rPr>
          <w:rFonts w:ascii="Arial" w:hAnsi="Arial" w:cs="Arial"/>
          <w:shd w:val="clear" w:color="auto" w:fill="FFFFFF"/>
        </w:rPr>
        <w:t xml:space="preserve">Versão 0.111. [S. l.]: </w:t>
      </w:r>
      <w:proofErr w:type="spellStart"/>
      <w:r w:rsidRPr="00A27C21">
        <w:rPr>
          <w:rFonts w:ascii="Arial" w:hAnsi="Arial" w:cs="Arial"/>
          <w:shd w:val="clear" w:color="auto" w:fill="FFFFFF"/>
        </w:rPr>
        <w:t>Tiangolo</w:t>
      </w:r>
      <w:proofErr w:type="spellEnd"/>
      <w:r w:rsidRPr="00A27C21">
        <w:rPr>
          <w:rFonts w:ascii="Arial" w:hAnsi="Arial" w:cs="Arial"/>
          <w:shd w:val="clear" w:color="auto" w:fill="FFFFFF"/>
        </w:rPr>
        <w:t>, 2024. Disponível em: https://fastapi.tiangolo.com. Acesso em: 9 set. 2026.</w:t>
      </w:r>
    </w:p>
    <w:p w14:paraId="3A12BCFC" w14:textId="77777777" w:rsidR="00344C83" w:rsidRPr="00503B05" w:rsidRDefault="00344C83" w:rsidP="00344C83">
      <w:pPr>
        <w:pStyle w:val="NormalWeb"/>
        <w:spacing w:before="0" w:beforeAutospacing="0" w:after="0" w:afterAutospacing="0"/>
        <w:rPr>
          <w:rFonts w:ascii="Arial" w:hAnsi="Arial" w:cs="Arial"/>
          <w:shd w:val="clear" w:color="auto" w:fill="FFFFFF"/>
        </w:rPr>
      </w:pPr>
    </w:p>
    <w:p w14:paraId="7BE8F1C6" w14:textId="77777777" w:rsidR="004C7CBF" w:rsidRP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RAPPL, Florian.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The Art of Micro Frontends</w:t>
      </w: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: Build websites using compositional UIs that grow naturally as your application scales. 2. ed. Birmingham: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Packt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Publishing, 2024. 356 p.</w:t>
      </w:r>
    </w:p>
    <w:p w14:paraId="32903E27" w14:textId="77777777" w:rsid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RATTANUKUL,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Pattarakrit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et al.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Microusity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: A testing tool for Backends for Frontends (BFF) Microservice Systems. In: INTERNATIONAL CONFERENCE ON PROGRAM COMPREHENSION (ICPC), 2023.</w:t>
      </w:r>
      <w:r w:rsidR="000D1277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 xml:space="preserve"> </w:t>
      </w:r>
      <w:r w:rsidR="000D1277" w:rsidRPr="000D1277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Proceedings [...]</w:t>
      </w:r>
      <w:r w:rsidR="000D1277" w:rsidRPr="000D1277">
        <w:rPr>
          <w:rFonts w:ascii="Arial" w:hAnsi="Arial" w:cs="Arial"/>
          <w:sz w:val="24"/>
          <w:szCs w:val="24"/>
          <w:shd w:val="clear" w:color="auto" w:fill="FFFFFF"/>
          <w:lang w:val="en-US"/>
        </w:rPr>
        <w:t>.</w:t>
      </w: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r w:rsidRPr="000D1277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IEEE, </w:t>
      </w:r>
      <w:proofErr w:type="spellStart"/>
      <w:r w:rsidRPr="000D1277">
        <w:rPr>
          <w:rFonts w:ascii="Arial" w:hAnsi="Arial" w:cs="Arial"/>
          <w:sz w:val="24"/>
          <w:szCs w:val="24"/>
          <w:shd w:val="clear" w:color="auto" w:fill="FFFFFF"/>
          <w:lang w:val="en-US"/>
        </w:rPr>
        <w:t>maio</w:t>
      </w:r>
      <w:proofErr w:type="spellEnd"/>
      <w:r w:rsidRPr="000D1277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2023. </w:t>
      </w: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DOI: 10.1109/icpc58990.2023.00021.</w:t>
      </w:r>
    </w:p>
    <w:p w14:paraId="62AD3682" w14:textId="77777777" w:rsidR="00945E88" w:rsidRPr="004C7CBF" w:rsidRDefault="00945E88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945E88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REDIS. </w:t>
      </w:r>
      <w:r w:rsidRPr="00945E88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Redis documentation: in-memory data store and caching strategies</w:t>
      </w:r>
      <w:r w:rsidRPr="00945E88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. </w:t>
      </w:r>
      <w:r w:rsidRPr="00945E88">
        <w:rPr>
          <w:rFonts w:ascii="Arial" w:hAnsi="Arial" w:cs="Arial"/>
          <w:sz w:val="24"/>
          <w:szCs w:val="24"/>
          <w:shd w:val="clear" w:color="auto" w:fill="FFFFFF"/>
        </w:rPr>
        <w:t xml:space="preserve">[S. l.]: Redis Ltd., 2024. Disponível em: https://redis.io/docs. </w:t>
      </w:r>
      <w:proofErr w:type="spellStart"/>
      <w:r w:rsidRPr="00D3468A">
        <w:rPr>
          <w:rFonts w:ascii="Arial" w:hAnsi="Arial" w:cs="Arial"/>
          <w:sz w:val="24"/>
          <w:szCs w:val="24"/>
          <w:shd w:val="clear" w:color="auto" w:fill="FFFFFF"/>
          <w:lang w:val="en-US"/>
        </w:rPr>
        <w:t>Acesso</w:t>
      </w:r>
      <w:proofErr w:type="spellEnd"/>
      <w:r w:rsidRPr="00D3468A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D3468A">
        <w:rPr>
          <w:rFonts w:ascii="Arial" w:hAnsi="Arial" w:cs="Arial"/>
          <w:sz w:val="24"/>
          <w:szCs w:val="24"/>
          <w:shd w:val="clear" w:color="auto" w:fill="FFFFFF"/>
          <w:lang w:val="en-US"/>
        </w:rPr>
        <w:t>em</w:t>
      </w:r>
      <w:proofErr w:type="spellEnd"/>
      <w:r w:rsidRPr="00D3468A">
        <w:rPr>
          <w:rFonts w:ascii="Arial" w:hAnsi="Arial" w:cs="Arial"/>
          <w:sz w:val="24"/>
          <w:szCs w:val="24"/>
          <w:shd w:val="clear" w:color="auto" w:fill="FFFFFF"/>
          <w:lang w:val="en-US"/>
        </w:rPr>
        <w:t>: 9 set. 2026.</w:t>
      </w:r>
    </w:p>
    <w:p w14:paraId="2A10F8FD" w14:textId="77777777" w:rsid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ROCHA, Hugo Filipe Oliveira. </w:t>
      </w:r>
      <w:r w:rsidRPr="004C7CBF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Practical Event-Driven Microservices Architecture</w:t>
      </w: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: Building Sustainable and Highly Scalable Event-Driven Microservices. 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New York: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</w:rPr>
        <w:t>Apress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</w:rPr>
        <w:t>, 2022. 469 p.</w:t>
      </w:r>
    </w:p>
    <w:p w14:paraId="682CBAA1" w14:textId="77777777" w:rsidR="004C7CBF" w:rsidRPr="004C7CBF" w:rsidRDefault="004C7CBF" w:rsidP="00F413AA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SILVA, Sérgio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</w:rPr>
        <w:t>Ferrigo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da. </w:t>
      </w:r>
      <w:r w:rsidRPr="00FE16C7">
        <w:rPr>
          <w:rFonts w:ascii="Arial" w:hAnsi="Arial" w:cs="Arial"/>
          <w:b/>
          <w:bCs/>
          <w:sz w:val="24"/>
          <w:szCs w:val="24"/>
          <w:shd w:val="clear" w:color="auto" w:fill="FFFFFF"/>
        </w:rPr>
        <w:t>Inovação sustentável integrando Internet das coisas à logística 5.0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: armazéns inteligentes como infraestruturas de serviço de apoio à sociedade. 2023. </w:t>
      </w:r>
      <w:r w:rsidR="00F413AA">
        <w:rPr>
          <w:rFonts w:ascii="Arial" w:hAnsi="Arial" w:cs="Arial"/>
          <w:sz w:val="24"/>
          <w:szCs w:val="24"/>
          <w:shd w:val="clear" w:color="auto" w:fill="FFFFFF"/>
        </w:rPr>
        <w:t>152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p. Tese (Doutorado em Administração) – Universidade de Caxias do Sul, Caxias do Sul, 2023.</w:t>
      </w:r>
    </w:p>
    <w:p w14:paraId="17009F96" w14:textId="77777777" w:rsidR="004C7CBF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SIMÃO,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</w:rPr>
        <w:t>Angelo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Guimarães; SALLES, Dayane Martins; FERNANDES, Valdir. Plataformas digitais de indicadores dos ODS: origem, abrangência e transparência. </w:t>
      </w:r>
      <w:r w:rsidRPr="00FE16C7">
        <w:rPr>
          <w:rFonts w:ascii="Arial" w:hAnsi="Arial" w:cs="Arial"/>
          <w:b/>
          <w:bCs/>
          <w:sz w:val="24"/>
          <w:szCs w:val="24"/>
          <w:shd w:val="clear" w:color="auto" w:fill="FFFFFF"/>
        </w:rPr>
        <w:t>Revista Tecnologia e Sociedade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>, v. 20, n. 59, 15 abr. 2024. DOI: 10.3895/</w:t>
      </w:r>
      <w:proofErr w:type="gramStart"/>
      <w:r w:rsidRPr="004C7CBF">
        <w:rPr>
          <w:rFonts w:ascii="Arial" w:hAnsi="Arial" w:cs="Arial"/>
          <w:sz w:val="24"/>
          <w:szCs w:val="24"/>
          <w:shd w:val="clear" w:color="auto" w:fill="FFFFFF"/>
        </w:rPr>
        <w:t>rts.v</w:t>
      </w:r>
      <w:proofErr w:type="gramEnd"/>
      <w:r w:rsidRPr="004C7CBF">
        <w:rPr>
          <w:rFonts w:ascii="Arial" w:hAnsi="Arial" w:cs="Arial"/>
          <w:sz w:val="24"/>
          <w:szCs w:val="24"/>
          <w:shd w:val="clear" w:color="auto" w:fill="FFFFFF"/>
        </w:rPr>
        <w:t>20n59.17828.</w:t>
      </w:r>
    </w:p>
    <w:p w14:paraId="0DF702F4" w14:textId="77777777" w:rsidR="00EB4860" w:rsidRDefault="00EB4860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EB4860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SMART FREIGHT CENTRE. </w:t>
      </w:r>
      <w:r w:rsidRPr="00EB4860">
        <w:rPr>
          <w:rFonts w:ascii="Arial" w:hAnsi="Arial" w:cs="Arial"/>
          <w:b/>
          <w:bCs/>
          <w:sz w:val="24"/>
          <w:szCs w:val="24"/>
          <w:shd w:val="clear" w:color="auto" w:fill="FFFFFF"/>
          <w:lang w:val="en-US"/>
        </w:rPr>
        <w:t>Global Logistics Emissions Council Framework for Logistics Emissions Accounting and Reporting (GLEC Framework)</w:t>
      </w:r>
      <w:r w:rsidRPr="00EB4860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. </w:t>
      </w:r>
      <w:r w:rsidRPr="00EB4860">
        <w:rPr>
          <w:rFonts w:ascii="Arial" w:hAnsi="Arial" w:cs="Arial"/>
          <w:sz w:val="24"/>
          <w:szCs w:val="24"/>
          <w:shd w:val="clear" w:color="auto" w:fill="FFFFFF"/>
        </w:rPr>
        <w:t xml:space="preserve">Versão 3.0. Amsterdam: </w:t>
      </w:r>
      <w:proofErr w:type="spellStart"/>
      <w:r w:rsidRPr="00EB4860">
        <w:rPr>
          <w:rFonts w:ascii="Arial" w:hAnsi="Arial" w:cs="Arial"/>
          <w:sz w:val="24"/>
          <w:szCs w:val="24"/>
          <w:shd w:val="clear" w:color="auto" w:fill="FFFFFF"/>
        </w:rPr>
        <w:t>Smart</w:t>
      </w:r>
      <w:proofErr w:type="spellEnd"/>
      <w:r w:rsidRPr="00EB486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EB4860">
        <w:rPr>
          <w:rFonts w:ascii="Arial" w:hAnsi="Arial" w:cs="Arial"/>
          <w:sz w:val="24"/>
          <w:szCs w:val="24"/>
          <w:shd w:val="clear" w:color="auto" w:fill="FFFFFF"/>
        </w:rPr>
        <w:t>Freight</w:t>
      </w:r>
      <w:proofErr w:type="spellEnd"/>
      <w:r w:rsidRPr="00EB4860">
        <w:rPr>
          <w:rFonts w:ascii="Arial" w:hAnsi="Arial" w:cs="Arial"/>
          <w:sz w:val="24"/>
          <w:szCs w:val="24"/>
          <w:shd w:val="clear" w:color="auto" w:fill="FFFFFF"/>
        </w:rPr>
        <w:t xml:space="preserve"> Centre, 2023. 164 p. Disponível em: https://www.smartfreightcentre.org/en/glec-framework/. Acesso em: 9 set. 2026.</w:t>
      </w:r>
    </w:p>
    <w:p w14:paraId="58390CBA" w14:textId="77777777" w:rsidR="004C7CBF" w:rsidRPr="002D3EE2" w:rsidRDefault="004C7CBF" w:rsidP="004C7CBF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  <w:lang w:val="en-US"/>
        </w:rPr>
      </w:pP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TRANSVIAS. </w:t>
      </w:r>
      <w:r w:rsidRPr="00FE16C7">
        <w:rPr>
          <w:rFonts w:ascii="Arial" w:hAnsi="Arial" w:cs="Arial"/>
          <w:b/>
          <w:bCs/>
          <w:sz w:val="24"/>
          <w:szCs w:val="24"/>
          <w:shd w:val="clear" w:color="auto" w:fill="FFFFFF"/>
        </w:rPr>
        <w:t>Pegada de carbono no transporte de cargas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: como reduzir impactos ambientais. </w:t>
      </w:r>
      <w:r w:rsidR="007A35A8" w:rsidRPr="007A35A8">
        <w:rPr>
          <w:rFonts w:ascii="Arial" w:hAnsi="Arial" w:cs="Arial"/>
          <w:sz w:val="24"/>
          <w:szCs w:val="24"/>
          <w:shd w:val="clear" w:color="auto" w:fill="FFFFFF"/>
        </w:rPr>
        <w:t>[S. l.], 6 out. 2025.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Disponível em: https://noticias.transvias.com.br/2025/10/06/pegada-carbono-transporte-cargas/. </w:t>
      </w:r>
      <w:proofErr w:type="spellStart"/>
      <w:r w:rsidRPr="002D3EE2">
        <w:rPr>
          <w:rFonts w:ascii="Arial" w:hAnsi="Arial" w:cs="Arial"/>
          <w:sz w:val="24"/>
          <w:szCs w:val="24"/>
          <w:shd w:val="clear" w:color="auto" w:fill="FFFFFF"/>
          <w:lang w:val="en-US"/>
        </w:rPr>
        <w:t>Acesso</w:t>
      </w:r>
      <w:proofErr w:type="spellEnd"/>
      <w:r w:rsidRPr="002D3EE2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D3EE2">
        <w:rPr>
          <w:rFonts w:ascii="Arial" w:hAnsi="Arial" w:cs="Arial"/>
          <w:sz w:val="24"/>
          <w:szCs w:val="24"/>
          <w:shd w:val="clear" w:color="auto" w:fill="FFFFFF"/>
          <w:lang w:val="en-US"/>
        </w:rPr>
        <w:t>em</w:t>
      </w:r>
      <w:proofErr w:type="spellEnd"/>
      <w:r w:rsidRPr="002D3EE2">
        <w:rPr>
          <w:rFonts w:ascii="Arial" w:hAnsi="Arial" w:cs="Arial"/>
          <w:sz w:val="24"/>
          <w:szCs w:val="24"/>
          <w:shd w:val="clear" w:color="auto" w:fill="FFFFFF"/>
          <w:lang w:val="en-US"/>
        </w:rPr>
        <w:t>: 16 abr. 2026.</w:t>
      </w:r>
    </w:p>
    <w:p w14:paraId="1FAA1D5B" w14:textId="77777777" w:rsidR="0095037E" w:rsidRPr="00D5352B" w:rsidRDefault="004C7CBF" w:rsidP="00E628C0">
      <w:pPr>
        <w:spacing w:line="240" w:lineRule="auto"/>
      </w:pPr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ZUBAIDAH, Tantri </w:t>
      </w:r>
      <w:proofErr w:type="spellStart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>Risda</w:t>
      </w:r>
      <w:proofErr w:type="spellEnd"/>
      <w:r w:rsidRPr="004C7CBF">
        <w:rPr>
          <w:rFonts w:ascii="Arial" w:hAnsi="Arial" w:cs="Arial"/>
          <w:sz w:val="24"/>
          <w:szCs w:val="24"/>
          <w:shd w:val="clear" w:color="auto" w:fill="FFFFFF"/>
          <w:lang w:val="en-US"/>
        </w:rPr>
        <w:t xml:space="preserve"> et al. Sustainable Business of E-Commerce in the Smart Economy: A Systematic Review of Roles and Challenges for Future Research. In: INTERNATIONAL CONFERENCE ON INFORMATION SYSTEMS AND SOFTWARE ENGINEERING (ICISS), 2024. </w:t>
      </w:r>
      <w:proofErr w:type="spellStart"/>
      <w:r w:rsidR="007A35A8" w:rsidRPr="007A35A8">
        <w:rPr>
          <w:rFonts w:ascii="Arial" w:hAnsi="Arial" w:cs="Arial"/>
          <w:b/>
          <w:bCs/>
          <w:sz w:val="24"/>
          <w:szCs w:val="24"/>
          <w:shd w:val="clear" w:color="auto" w:fill="FFFFFF"/>
        </w:rPr>
        <w:t>Proceedings</w:t>
      </w:r>
      <w:proofErr w:type="spellEnd"/>
      <w:r w:rsidR="007A35A8" w:rsidRPr="007A35A8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[...]</w:t>
      </w:r>
      <w:r w:rsidR="007A35A8" w:rsidRPr="007A35A8">
        <w:rPr>
          <w:rFonts w:ascii="Arial" w:hAnsi="Arial" w:cs="Arial"/>
          <w:sz w:val="24"/>
          <w:szCs w:val="24"/>
          <w:shd w:val="clear" w:color="auto" w:fill="FFFFFF"/>
        </w:rPr>
        <w:t>.</w:t>
      </w:r>
      <w:r w:rsidRPr="004C7CBF">
        <w:rPr>
          <w:rFonts w:ascii="Arial" w:hAnsi="Arial" w:cs="Arial"/>
          <w:sz w:val="24"/>
          <w:szCs w:val="24"/>
          <w:shd w:val="clear" w:color="auto" w:fill="FFFFFF"/>
        </w:rPr>
        <w:t xml:space="preserve"> IEEE, 2024. DOI: 10.1109/iciss62896.2024.10751282.</w:t>
      </w:r>
    </w:p>
    <w:sectPr w:rsidR="0095037E" w:rsidRPr="00D5352B" w:rsidSect="00D61039">
      <w:headerReference w:type="default" r:id="rId16"/>
      <w:headerReference w:type="first" r:id="rId17"/>
      <w:pgSz w:w="11906" w:h="16838"/>
      <w:pgMar w:top="1701" w:right="1134" w:bottom="1134" w:left="1701" w:header="1134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2C7A" w14:textId="77777777" w:rsidR="001F23F4" w:rsidRDefault="001F23F4" w:rsidP="00C311A1">
      <w:pPr>
        <w:spacing w:after="0" w:line="240" w:lineRule="auto"/>
      </w:pPr>
      <w:r>
        <w:separator/>
      </w:r>
    </w:p>
    <w:p w14:paraId="4BE10C67" w14:textId="77777777" w:rsidR="001F23F4" w:rsidRDefault="001F23F4"/>
  </w:endnote>
  <w:endnote w:type="continuationSeparator" w:id="0">
    <w:p w14:paraId="534077FA" w14:textId="77777777" w:rsidR="001F23F4" w:rsidRDefault="001F23F4" w:rsidP="00C311A1">
      <w:pPr>
        <w:spacing w:after="0" w:line="240" w:lineRule="auto"/>
      </w:pPr>
      <w:r>
        <w:continuationSeparator/>
      </w:r>
    </w:p>
    <w:p w14:paraId="6B479A58" w14:textId="77777777" w:rsidR="001F23F4" w:rsidRDefault="001F23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BE79E" w14:textId="77777777" w:rsidR="001F23F4" w:rsidRDefault="001F23F4" w:rsidP="00C311A1">
      <w:pPr>
        <w:spacing w:after="0" w:line="240" w:lineRule="auto"/>
      </w:pPr>
      <w:r>
        <w:separator/>
      </w:r>
    </w:p>
    <w:p w14:paraId="026178E9" w14:textId="77777777" w:rsidR="001F23F4" w:rsidRDefault="001F23F4"/>
  </w:footnote>
  <w:footnote w:type="continuationSeparator" w:id="0">
    <w:p w14:paraId="68AC180A" w14:textId="77777777" w:rsidR="001F23F4" w:rsidRDefault="001F23F4" w:rsidP="00C311A1">
      <w:pPr>
        <w:spacing w:after="0" w:line="240" w:lineRule="auto"/>
      </w:pPr>
      <w:r>
        <w:continuationSeparator/>
      </w:r>
    </w:p>
    <w:p w14:paraId="2D2317EB" w14:textId="77777777" w:rsidR="001F23F4" w:rsidRDefault="001F23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7113" w14:textId="77777777" w:rsidR="00AC3021" w:rsidRDefault="00833D17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7D3B246" wp14:editId="3D1CD7E6">
          <wp:simplePos x="0" y="0"/>
          <wp:positionH relativeFrom="margin">
            <wp:align>center</wp:align>
          </wp:positionH>
          <wp:positionV relativeFrom="paragraph">
            <wp:posOffset>-514985</wp:posOffset>
          </wp:positionV>
          <wp:extent cx="2876550" cy="844550"/>
          <wp:effectExtent l="0" t="0" r="0" b="0"/>
          <wp:wrapTight wrapText="bothSides">
            <wp:wrapPolygon edited="0">
              <wp:start x="2146" y="0"/>
              <wp:lineTo x="1287" y="2436"/>
              <wp:lineTo x="143" y="7308"/>
              <wp:lineTo x="143" y="9744"/>
              <wp:lineTo x="858" y="16565"/>
              <wp:lineTo x="2146" y="19489"/>
              <wp:lineTo x="2289" y="20463"/>
              <wp:lineTo x="3147" y="20463"/>
              <wp:lineTo x="5293" y="17053"/>
              <wp:lineTo x="18024" y="16565"/>
              <wp:lineTo x="21314" y="15104"/>
              <wp:lineTo x="21314" y="8283"/>
              <wp:lineTo x="5865" y="0"/>
              <wp:lineTo x="2146" y="0"/>
            </wp:wrapPolygon>
          </wp:wrapTight>
          <wp:docPr id="699922394" name="Imagem 6999223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655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3021">
      <w:tab/>
    </w:r>
    <w:r w:rsidR="00AC3021">
      <w:tab/>
    </w:r>
    <w:r w:rsidR="00AC3021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402A6" w14:textId="77777777" w:rsidR="00AC3021" w:rsidRDefault="00833D17">
    <w:pPr>
      <w:pStyle w:val="Cabealho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2D9621A" wp14:editId="2A176F19">
          <wp:simplePos x="0" y="0"/>
          <wp:positionH relativeFrom="margin">
            <wp:align>center</wp:align>
          </wp:positionH>
          <wp:positionV relativeFrom="paragraph">
            <wp:posOffset>-415290</wp:posOffset>
          </wp:positionV>
          <wp:extent cx="2616835" cy="768350"/>
          <wp:effectExtent l="0" t="0" r="0" b="0"/>
          <wp:wrapTight wrapText="bothSides">
            <wp:wrapPolygon edited="0">
              <wp:start x="2044" y="0"/>
              <wp:lineTo x="1258" y="2142"/>
              <wp:lineTo x="157" y="7498"/>
              <wp:lineTo x="157" y="12317"/>
              <wp:lineTo x="1258" y="18208"/>
              <wp:lineTo x="2044" y="20350"/>
              <wp:lineTo x="3617" y="20350"/>
              <wp:lineTo x="4717" y="18208"/>
              <wp:lineTo x="20599" y="15531"/>
              <wp:lineTo x="21385" y="12853"/>
              <wp:lineTo x="19813" y="9640"/>
              <wp:lineTo x="21385" y="9640"/>
              <wp:lineTo x="20756" y="7498"/>
              <wp:lineTo x="5975" y="0"/>
              <wp:lineTo x="2044" y="0"/>
            </wp:wrapPolygon>
          </wp:wrapTight>
          <wp:docPr id="222062004" name="Imagem 222062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6835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065CC5" w14:textId="77777777" w:rsidR="00AC3021" w:rsidRDefault="00AC302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F010B" w14:textId="77777777" w:rsidR="00833D17" w:rsidRDefault="00833D17">
    <w:pPr>
      <w:pStyle w:val="Cabealho"/>
    </w:pPr>
    <w:r>
      <w:tab/>
    </w: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D88C8" w14:textId="77777777" w:rsidR="00833D17" w:rsidRDefault="00833D17">
    <w:pPr>
      <w:pStyle w:val="Cabealho"/>
      <w:jc w:val="right"/>
    </w:pPr>
  </w:p>
  <w:p w14:paraId="47253374" w14:textId="77777777" w:rsidR="00833D17" w:rsidRDefault="00833D17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5BDE" w14:textId="77777777" w:rsidR="00AC3021" w:rsidRDefault="00AC3021">
    <w:pPr>
      <w:pStyle w:val="Cabealho"/>
    </w:pPr>
  </w:p>
  <w:p w14:paraId="44422518" w14:textId="77777777" w:rsidR="00AC3021" w:rsidRDefault="00AC3021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3943" w14:textId="77777777" w:rsidR="00AC3021" w:rsidRDefault="00AC3021">
    <w:pPr>
      <w:pStyle w:val="Cabealho"/>
    </w:pPr>
  </w:p>
  <w:p w14:paraId="47A5B055" w14:textId="77777777" w:rsidR="00AC3021" w:rsidRDefault="00AC302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7199C"/>
    <w:multiLevelType w:val="hybridMultilevel"/>
    <w:tmpl w:val="54A814AA"/>
    <w:lvl w:ilvl="0" w:tplc="0416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-3522"/>
        </w:tabs>
        <w:ind w:left="-352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-2802"/>
        </w:tabs>
        <w:ind w:left="-280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-2082"/>
        </w:tabs>
        <w:ind w:left="-208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-1362"/>
        </w:tabs>
        <w:ind w:left="-136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-642"/>
        </w:tabs>
        <w:ind w:left="-64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8"/>
        </w:tabs>
        <w:ind w:left="7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98"/>
        </w:tabs>
        <w:ind w:left="79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1518"/>
        </w:tabs>
        <w:ind w:left="1518" w:hanging="180"/>
      </w:pPr>
    </w:lvl>
  </w:abstractNum>
  <w:abstractNum w:abstractNumId="1" w15:restartNumberingAfterBreak="0">
    <w:nsid w:val="63186820"/>
    <w:multiLevelType w:val="hybridMultilevel"/>
    <w:tmpl w:val="FD0EA160"/>
    <w:lvl w:ilvl="0" w:tplc="5D8C1F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659EE"/>
    <w:multiLevelType w:val="hybridMultilevel"/>
    <w:tmpl w:val="6C4053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58049">
    <w:abstractNumId w:val="1"/>
  </w:num>
  <w:num w:numId="2" w16cid:durableId="993415008">
    <w:abstractNumId w:val="2"/>
  </w:num>
  <w:num w:numId="3" w16cid:durableId="17473406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ENO DE PADUA SOARES">
    <w15:presenceInfo w15:providerId="AD" w15:userId="S::222500@facens.br::0d55cf44-508d-4042-9c8f-93f8e6ba0d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B6"/>
    <w:rsid w:val="00000B81"/>
    <w:rsid w:val="00001712"/>
    <w:rsid w:val="000031FD"/>
    <w:rsid w:val="0000747B"/>
    <w:rsid w:val="00013DD2"/>
    <w:rsid w:val="000206A2"/>
    <w:rsid w:val="00025406"/>
    <w:rsid w:val="00026BF7"/>
    <w:rsid w:val="00032A63"/>
    <w:rsid w:val="000374D7"/>
    <w:rsid w:val="00037CCC"/>
    <w:rsid w:val="00040390"/>
    <w:rsid w:val="00044A84"/>
    <w:rsid w:val="000528F3"/>
    <w:rsid w:val="00053AE8"/>
    <w:rsid w:val="00055598"/>
    <w:rsid w:val="000609DC"/>
    <w:rsid w:val="000674FF"/>
    <w:rsid w:val="000675BF"/>
    <w:rsid w:val="0007246B"/>
    <w:rsid w:val="00072949"/>
    <w:rsid w:val="000745F7"/>
    <w:rsid w:val="00074EE4"/>
    <w:rsid w:val="00081C2F"/>
    <w:rsid w:val="000840A1"/>
    <w:rsid w:val="000862E4"/>
    <w:rsid w:val="000900DA"/>
    <w:rsid w:val="00090C9C"/>
    <w:rsid w:val="00091930"/>
    <w:rsid w:val="00094134"/>
    <w:rsid w:val="000962C9"/>
    <w:rsid w:val="000963F9"/>
    <w:rsid w:val="000A4795"/>
    <w:rsid w:val="000B6416"/>
    <w:rsid w:val="000C3CE9"/>
    <w:rsid w:val="000C6F38"/>
    <w:rsid w:val="000D05C1"/>
    <w:rsid w:val="000D1277"/>
    <w:rsid w:val="000D1575"/>
    <w:rsid w:val="000D44C1"/>
    <w:rsid w:val="000D6C8D"/>
    <w:rsid w:val="000E312B"/>
    <w:rsid w:val="000E3555"/>
    <w:rsid w:val="000E4FE4"/>
    <w:rsid w:val="000F031C"/>
    <w:rsid w:val="000F10F0"/>
    <w:rsid w:val="000F168F"/>
    <w:rsid w:val="0010095E"/>
    <w:rsid w:val="001023CD"/>
    <w:rsid w:val="00102749"/>
    <w:rsid w:val="00105620"/>
    <w:rsid w:val="00105D4A"/>
    <w:rsid w:val="0010612E"/>
    <w:rsid w:val="001106BB"/>
    <w:rsid w:val="0011218D"/>
    <w:rsid w:val="00114856"/>
    <w:rsid w:val="00115869"/>
    <w:rsid w:val="00115D4E"/>
    <w:rsid w:val="00116DE9"/>
    <w:rsid w:val="0012495F"/>
    <w:rsid w:val="0012714D"/>
    <w:rsid w:val="00130EAE"/>
    <w:rsid w:val="0013253E"/>
    <w:rsid w:val="00132B70"/>
    <w:rsid w:val="001348E8"/>
    <w:rsid w:val="001422C1"/>
    <w:rsid w:val="00144918"/>
    <w:rsid w:val="00154B7E"/>
    <w:rsid w:val="00154F16"/>
    <w:rsid w:val="00156101"/>
    <w:rsid w:val="00156A0D"/>
    <w:rsid w:val="001571A2"/>
    <w:rsid w:val="00162092"/>
    <w:rsid w:val="001624D2"/>
    <w:rsid w:val="00163223"/>
    <w:rsid w:val="001637C0"/>
    <w:rsid w:val="00165053"/>
    <w:rsid w:val="001651C0"/>
    <w:rsid w:val="00165CC7"/>
    <w:rsid w:val="001718A0"/>
    <w:rsid w:val="00171D93"/>
    <w:rsid w:val="00173394"/>
    <w:rsid w:val="001758EC"/>
    <w:rsid w:val="00177A3A"/>
    <w:rsid w:val="0018625E"/>
    <w:rsid w:val="00187247"/>
    <w:rsid w:val="001A0714"/>
    <w:rsid w:val="001A4848"/>
    <w:rsid w:val="001A508A"/>
    <w:rsid w:val="001B1735"/>
    <w:rsid w:val="001B2C58"/>
    <w:rsid w:val="001B4EFB"/>
    <w:rsid w:val="001C1B09"/>
    <w:rsid w:val="001C7EDE"/>
    <w:rsid w:val="001D6387"/>
    <w:rsid w:val="001D69ED"/>
    <w:rsid w:val="001D79BA"/>
    <w:rsid w:val="001E098D"/>
    <w:rsid w:val="001E0E5A"/>
    <w:rsid w:val="001E225A"/>
    <w:rsid w:val="001E4F96"/>
    <w:rsid w:val="001E6593"/>
    <w:rsid w:val="001F23F4"/>
    <w:rsid w:val="001F32A5"/>
    <w:rsid w:val="0020180D"/>
    <w:rsid w:val="0020277A"/>
    <w:rsid w:val="00203018"/>
    <w:rsid w:val="00203EDE"/>
    <w:rsid w:val="00204A61"/>
    <w:rsid w:val="00210FF2"/>
    <w:rsid w:val="00216E32"/>
    <w:rsid w:val="0022494C"/>
    <w:rsid w:val="002274CD"/>
    <w:rsid w:val="00230DDB"/>
    <w:rsid w:val="00232F2E"/>
    <w:rsid w:val="0024328B"/>
    <w:rsid w:val="00247113"/>
    <w:rsid w:val="0025344D"/>
    <w:rsid w:val="00253720"/>
    <w:rsid w:val="00254850"/>
    <w:rsid w:val="00256DA9"/>
    <w:rsid w:val="0026061C"/>
    <w:rsid w:val="002612E7"/>
    <w:rsid w:val="00261ED1"/>
    <w:rsid w:val="00264AFD"/>
    <w:rsid w:val="00267492"/>
    <w:rsid w:val="0027668B"/>
    <w:rsid w:val="002830C5"/>
    <w:rsid w:val="00285753"/>
    <w:rsid w:val="002902C6"/>
    <w:rsid w:val="002922F7"/>
    <w:rsid w:val="00293B89"/>
    <w:rsid w:val="002947BD"/>
    <w:rsid w:val="002A09E5"/>
    <w:rsid w:val="002A2D1A"/>
    <w:rsid w:val="002A5770"/>
    <w:rsid w:val="002A5BE5"/>
    <w:rsid w:val="002A75B6"/>
    <w:rsid w:val="002B0EA0"/>
    <w:rsid w:val="002B26D2"/>
    <w:rsid w:val="002B2C28"/>
    <w:rsid w:val="002B6B6C"/>
    <w:rsid w:val="002C14D5"/>
    <w:rsid w:val="002C25C3"/>
    <w:rsid w:val="002C77F3"/>
    <w:rsid w:val="002D03ED"/>
    <w:rsid w:val="002D3351"/>
    <w:rsid w:val="002D3EE2"/>
    <w:rsid w:val="002D538D"/>
    <w:rsid w:val="002D5781"/>
    <w:rsid w:val="002D7480"/>
    <w:rsid w:val="002E01DE"/>
    <w:rsid w:val="002E0224"/>
    <w:rsid w:val="002E1105"/>
    <w:rsid w:val="002E2C06"/>
    <w:rsid w:val="002E497C"/>
    <w:rsid w:val="002E7916"/>
    <w:rsid w:val="002F0FB8"/>
    <w:rsid w:val="002F2765"/>
    <w:rsid w:val="002F31B1"/>
    <w:rsid w:val="00300B18"/>
    <w:rsid w:val="00303759"/>
    <w:rsid w:val="003043B2"/>
    <w:rsid w:val="00304D44"/>
    <w:rsid w:val="00306EF4"/>
    <w:rsid w:val="0030721A"/>
    <w:rsid w:val="003076B0"/>
    <w:rsid w:val="00307C58"/>
    <w:rsid w:val="0031098D"/>
    <w:rsid w:val="00312146"/>
    <w:rsid w:val="00312E8A"/>
    <w:rsid w:val="00313E5A"/>
    <w:rsid w:val="003175CB"/>
    <w:rsid w:val="00323202"/>
    <w:rsid w:val="003262D5"/>
    <w:rsid w:val="00332D1E"/>
    <w:rsid w:val="00332F33"/>
    <w:rsid w:val="003332B3"/>
    <w:rsid w:val="00334EA0"/>
    <w:rsid w:val="00335029"/>
    <w:rsid w:val="00337B79"/>
    <w:rsid w:val="00340855"/>
    <w:rsid w:val="00341D27"/>
    <w:rsid w:val="0034225B"/>
    <w:rsid w:val="00344654"/>
    <w:rsid w:val="00344C83"/>
    <w:rsid w:val="00345521"/>
    <w:rsid w:val="00347064"/>
    <w:rsid w:val="0035031F"/>
    <w:rsid w:val="00354EC7"/>
    <w:rsid w:val="003552BD"/>
    <w:rsid w:val="00356D2B"/>
    <w:rsid w:val="0036035C"/>
    <w:rsid w:val="003637B5"/>
    <w:rsid w:val="00365A26"/>
    <w:rsid w:val="00365BB0"/>
    <w:rsid w:val="00366BEB"/>
    <w:rsid w:val="003708B7"/>
    <w:rsid w:val="00370AAB"/>
    <w:rsid w:val="00372876"/>
    <w:rsid w:val="00375AE1"/>
    <w:rsid w:val="00384D64"/>
    <w:rsid w:val="00385317"/>
    <w:rsid w:val="003859CE"/>
    <w:rsid w:val="0039066E"/>
    <w:rsid w:val="00392884"/>
    <w:rsid w:val="00392904"/>
    <w:rsid w:val="003929AD"/>
    <w:rsid w:val="0039467B"/>
    <w:rsid w:val="00396F03"/>
    <w:rsid w:val="003979E5"/>
    <w:rsid w:val="003A48B5"/>
    <w:rsid w:val="003A4C44"/>
    <w:rsid w:val="003A68DB"/>
    <w:rsid w:val="003A7F97"/>
    <w:rsid w:val="003B270F"/>
    <w:rsid w:val="003B71A7"/>
    <w:rsid w:val="003C3476"/>
    <w:rsid w:val="003C3B20"/>
    <w:rsid w:val="003C44EE"/>
    <w:rsid w:val="003C518B"/>
    <w:rsid w:val="003E098B"/>
    <w:rsid w:val="003E682F"/>
    <w:rsid w:val="003F0D87"/>
    <w:rsid w:val="003F23B0"/>
    <w:rsid w:val="003F2A24"/>
    <w:rsid w:val="003F545F"/>
    <w:rsid w:val="003F78A2"/>
    <w:rsid w:val="004012BC"/>
    <w:rsid w:val="004030BE"/>
    <w:rsid w:val="00411124"/>
    <w:rsid w:val="00412F91"/>
    <w:rsid w:val="0041304E"/>
    <w:rsid w:val="00413128"/>
    <w:rsid w:val="00414B91"/>
    <w:rsid w:val="00414BCD"/>
    <w:rsid w:val="004209D8"/>
    <w:rsid w:val="00421CC1"/>
    <w:rsid w:val="00421ED9"/>
    <w:rsid w:val="00422925"/>
    <w:rsid w:val="00423EDA"/>
    <w:rsid w:val="00424909"/>
    <w:rsid w:val="00430010"/>
    <w:rsid w:val="004303BC"/>
    <w:rsid w:val="00430618"/>
    <w:rsid w:val="00436575"/>
    <w:rsid w:val="00436BF0"/>
    <w:rsid w:val="00442014"/>
    <w:rsid w:val="0044290B"/>
    <w:rsid w:val="00445D8B"/>
    <w:rsid w:val="00454C6C"/>
    <w:rsid w:val="00455E0A"/>
    <w:rsid w:val="00456BDC"/>
    <w:rsid w:val="00463E15"/>
    <w:rsid w:val="00467A34"/>
    <w:rsid w:val="00471CB6"/>
    <w:rsid w:val="0047403E"/>
    <w:rsid w:val="00484A0D"/>
    <w:rsid w:val="0048570D"/>
    <w:rsid w:val="00487943"/>
    <w:rsid w:val="0049496A"/>
    <w:rsid w:val="00494F99"/>
    <w:rsid w:val="00497AF0"/>
    <w:rsid w:val="004A04FF"/>
    <w:rsid w:val="004A06CB"/>
    <w:rsid w:val="004A082E"/>
    <w:rsid w:val="004A108B"/>
    <w:rsid w:val="004A2576"/>
    <w:rsid w:val="004A2D48"/>
    <w:rsid w:val="004B056E"/>
    <w:rsid w:val="004B2326"/>
    <w:rsid w:val="004B3F13"/>
    <w:rsid w:val="004B6CE5"/>
    <w:rsid w:val="004C37F2"/>
    <w:rsid w:val="004C45BB"/>
    <w:rsid w:val="004C5036"/>
    <w:rsid w:val="004C7CBF"/>
    <w:rsid w:val="004D6D9C"/>
    <w:rsid w:val="004E62DA"/>
    <w:rsid w:val="004F27FD"/>
    <w:rsid w:val="004F2EA0"/>
    <w:rsid w:val="00501459"/>
    <w:rsid w:val="00503B05"/>
    <w:rsid w:val="005061A2"/>
    <w:rsid w:val="005064B6"/>
    <w:rsid w:val="00507BCA"/>
    <w:rsid w:val="00507BFC"/>
    <w:rsid w:val="00511C75"/>
    <w:rsid w:val="00512043"/>
    <w:rsid w:val="00512088"/>
    <w:rsid w:val="0051312F"/>
    <w:rsid w:val="0051478A"/>
    <w:rsid w:val="005150C9"/>
    <w:rsid w:val="0052003E"/>
    <w:rsid w:val="005207A9"/>
    <w:rsid w:val="005207AC"/>
    <w:rsid w:val="0052773E"/>
    <w:rsid w:val="00530543"/>
    <w:rsid w:val="0053628C"/>
    <w:rsid w:val="00540639"/>
    <w:rsid w:val="005414C4"/>
    <w:rsid w:val="00547015"/>
    <w:rsid w:val="00552BEE"/>
    <w:rsid w:val="00553B1D"/>
    <w:rsid w:val="00556001"/>
    <w:rsid w:val="00556D8D"/>
    <w:rsid w:val="00561A45"/>
    <w:rsid w:val="00562311"/>
    <w:rsid w:val="00566636"/>
    <w:rsid w:val="0057084D"/>
    <w:rsid w:val="005800A8"/>
    <w:rsid w:val="005801FE"/>
    <w:rsid w:val="0058116E"/>
    <w:rsid w:val="0058128A"/>
    <w:rsid w:val="005833E0"/>
    <w:rsid w:val="00584B75"/>
    <w:rsid w:val="0058563D"/>
    <w:rsid w:val="00586285"/>
    <w:rsid w:val="00586793"/>
    <w:rsid w:val="005869D8"/>
    <w:rsid w:val="00591261"/>
    <w:rsid w:val="00591FAA"/>
    <w:rsid w:val="00592A7E"/>
    <w:rsid w:val="005941F7"/>
    <w:rsid w:val="0059615B"/>
    <w:rsid w:val="00596A8C"/>
    <w:rsid w:val="005A1E86"/>
    <w:rsid w:val="005A431C"/>
    <w:rsid w:val="005A7525"/>
    <w:rsid w:val="005A782E"/>
    <w:rsid w:val="005A7AC1"/>
    <w:rsid w:val="005B3C27"/>
    <w:rsid w:val="005B5786"/>
    <w:rsid w:val="005C0A65"/>
    <w:rsid w:val="005C276C"/>
    <w:rsid w:val="005C3002"/>
    <w:rsid w:val="005C50FB"/>
    <w:rsid w:val="005C5A0E"/>
    <w:rsid w:val="005D0C31"/>
    <w:rsid w:val="005D28B6"/>
    <w:rsid w:val="005D30AF"/>
    <w:rsid w:val="005D3DB1"/>
    <w:rsid w:val="005D54F6"/>
    <w:rsid w:val="005D6671"/>
    <w:rsid w:val="005D682A"/>
    <w:rsid w:val="005E2B4B"/>
    <w:rsid w:val="005E3AD5"/>
    <w:rsid w:val="005E461E"/>
    <w:rsid w:val="005F07FF"/>
    <w:rsid w:val="005F1390"/>
    <w:rsid w:val="00600682"/>
    <w:rsid w:val="0060097B"/>
    <w:rsid w:val="00600B27"/>
    <w:rsid w:val="00601D61"/>
    <w:rsid w:val="00602262"/>
    <w:rsid w:val="0060333E"/>
    <w:rsid w:val="00603D5F"/>
    <w:rsid w:val="00604D42"/>
    <w:rsid w:val="006053DF"/>
    <w:rsid w:val="00605ED2"/>
    <w:rsid w:val="00611E97"/>
    <w:rsid w:val="00614CDA"/>
    <w:rsid w:val="00616C9E"/>
    <w:rsid w:val="006205B6"/>
    <w:rsid w:val="00621793"/>
    <w:rsid w:val="00621C0A"/>
    <w:rsid w:val="00623E2B"/>
    <w:rsid w:val="00632CD6"/>
    <w:rsid w:val="00633A0A"/>
    <w:rsid w:val="00635DCC"/>
    <w:rsid w:val="00641699"/>
    <w:rsid w:val="00643C22"/>
    <w:rsid w:val="00647645"/>
    <w:rsid w:val="00651341"/>
    <w:rsid w:val="006629D7"/>
    <w:rsid w:val="00665389"/>
    <w:rsid w:val="00671C33"/>
    <w:rsid w:val="00673998"/>
    <w:rsid w:val="00674330"/>
    <w:rsid w:val="00680651"/>
    <w:rsid w:val="00685CCA"/>
    <w:rsid w:val="00687733"/>
    <w:rsid w:val="00687BD1"/>
    <w:rsid w:val="00692994"/>
    <w:rsid w:val="0069393A"/>
    <w:rsid w:val="00693A9E"/>
    <w:rsid w:val="006A059F"/>
    <w:rsid w:val="006A068D"/>
    <w:rsid w:val="006A33FD"/>
    <w:rsid w:val="006A3B73"/>
    <w:rsid w:val="006A56D9"/>
    <w:rsid w:val="006B0753"/>
    <w:rsid w:val="006C48BF"/>
    <w:rsid w:val="006C62CF"/>
    <w:rsid w:val="006D2390"/>
    <w:rsid w:val="006D4692"/>
    <w:rsid w:val="006D5A92"/>
    <w:rsid w:val="006D655B"/>
    <w:rsid w:val="006D6E3D"/>
    <w:rsid w:val="006E0468"/>
    <w:rsid w:val="006E1405"/>
    <w:rsid w:val="006E2DF0"/>
    <w:rsid w:val="006E3707"/>
    <w:rsid w:val="006E418C"/>
    <w:rsid w:val="006E5D6E"/>
    <w:rsid w:val="006E7B2E"/>
    <w:rsid w:val="006F057A"/>
    <w:rsid w:val="006F15A5"/>
    <w:rsid w:val="006F6493"/>
    <w:rsid w:val="006F6555"/>
    <w:rsid w:val="007039B0"/>
    <w:rsid w:val="00705AFC"/>
    <w:rsid w:val="007119AC"/>
    <w:rsid w:val="0071472A"/>
    <w:rsid w:val="00724763"/>
    <w:rsid w:val="00725B82"/>
    <w:rsid w:val="00734307"/>
    <w:rsid w:val="0073499E"/>
    <w:rsid w:val="007374FC"/>
    <w:rsid w:val="00741D7D"/>
    <w:rsid w:val="007423D0"/>
    <w:rsid w:val="00742C3D"/>
    <w:rsid w:val="00747D93"/>
    <w:rsid w:val="00750974"/>
    <w:rsid w:val="00752A7F"/>
    <w:rsid w:val="00753EAE"/>
    <w:rsid w:val="00755921"/>
    <w:rsid w:val="00755F14"/>
    <w:rsid w:val="007619AA"/>
    <w:rsid w:val="007628C5"/>
    <w:rsid w:val="00765606"/>
    <w:rsid w:val="00773790"/>
    <w:rsid w:val="00781440"/>
    <w:rsid w:val="0078235F"/>
    <w:rsid w:val="0078424D"/>
    <w:rsid w:val="00785F41"/>
    <w:rsid w:val="00791D69"/>
    <w:rsid w:val="00797FA8"/>
    <w:rsid w:val="007A35A8"/>
    <w:rsid w:val="007A40EF"/>
    <w:rsid w:val="007A5B54"/>
    <w:rsid w:val="007B58E8"/>
    <w:rsid w:val="007B6EF9"/>
    <w:rsid w:val="007B7B2C"/>
    <w:rsid w:val="007C09D8"/>
    <w:rsid w:val="007C2F46"/>
    <w:rsid w:val="007C6F7F"/>
    <w:rsid w:val="007C7BDD"/>
    <w:rsid w:val="007D0005"/>
    <w:rsid w:val="007D634B"/>
    <w:rsid w:val="007E155C"/>
    <w:rsid w:val="007E1CD2"/>
    <w:rsid w:val="007E294B"/>
    <w:rsid w:val="007E431D"/>
    <w:rsid w:val="007E4EFD"/>
    <w:rsid w:val="007E5AE5"/>
    <w:rsid w:val="007F3A01"/>
    <w:rsid w:val="007F4642"/>
    <w:rsid w:val="007F7368"/>
    <w:rsid w:val="008027E8"/>
    <w:rsid w:val="00802FE1"/>
    <w:rsid w:val="00810AAF"/>
    <w:rsid w:val="00812610"/>
    <w:rsid w:val="00812B71"/>
    <w:rsid w:val="00814BCA"/>
    <w:rsid w:val="00816DD3"/>
    <w:rsid w:val="0081745B"/>
    <w:rsid w:val="00824BF6"/>
    <w:rsid w:val="00826855"/>
    <w:rsid w:val="00833D17"/>
    <w:rsid w:val="00837877"/>
    <w:rsid w:val="00843104"/>
    <w:rsid w:val="008510CA"/>
    <w:rsid w:val="0085337F"/>
    <w:rsid w:val="00853ECF"/>
    <w:rsid w:val="008566F1"/>
    <w:rsid w:val="0085698D"/>
    <w:rsid w:val="008601A7"/>
    <w:rsid w:val="00862CA7"/>
    <w:rsid w:val="008707B0"/>
    <w:rsid w:val="00870E7C"/>
    <w:rsid w:val="00871598"/>
    <w:rsid w:val="008720A8"/>
    <w:rsid w:val="0088343C"/>
    <w:rsid w:val="00884336"/>
    <w:rsid w:val="0088475F"/>
    <w:rsid w:val="0088501E"/>
    <w:rsid w:val="00887C1D"/>
    <w:rsid w:val="00890166"/>
    <w:rsid w:val="00891AE5"/>
    <w:rsid w:val="00893D08"/>
    <w:rsid w:val="00895CCB"/>
    <w:rsid w:val="008A0230"/>
    <w:rsid w:val="008A0F00"/>
    <w:rsid w:val="008A1F2F"/>
    <w:rsid w:val="008A24DC"/>
    <w:rsid w:val="008A2A8B"/>
    <w:rsid w:val="008A2D13"/>
    <w:rsid w:val="008B095E"/>
    <w:rsid w:val="008B1900"/>
    <w:rsid w:val="008B4DB6"/>
    <w:rsid w:val="008B5553"/>
    <w:rsid w:val="008B5AA1"/>
    <w:rsid w:val="008B73DC"/>
    <w:rsid w:val="008B7A5C"/>
    <w:rsid w:val="008C00A7"/>
    <w:rsid w:val="008C1F4A"/>
    <w:rsid w:val="008C2769"/>
    <w:rsid w:val="008C2C09"/>
    <w:rsid w:val="008C3E28"/>
    <w:rsid w:val="008C713E"/>
    <w:rsid w:val="008D426B"/>
    <w:rsid w:val="008E256A"/>
    <w:rsid w:val="008E4535"/>
    <w:rsid w:val="008E5B6E"/>
    <w:rsid w:val="008F21E1"/>
    <w:rsid w:val="008F2C50"/>
    <w:rsid w:val="008F7B45"/>
    <w:rsid w:val="00903129"/>
    <w:rsid w:val="0090341D"/>
    <w:rsid w:val="0090384B"/>
    <w:rsid w:val="00910738"/>
    <w:rsid w:val="0091118E"/>
    <w:rsid w:val="00914199"/>
    <w:rsid w:val="00917D45"/>
    <w:rsid w:val="0092006C"/>
    <w:rsid w:val="00924A37"/>
    <w:rsid w:val="0092653A"/>
    <w:rsid w:val="009314CA"/>
    <w:rsid w:val="0093176D"/>
    <w:rsid w:val="00936C26"/>
    <w:rsid w:val="0093702B"/>
    <w:rsid w:val="0094028C"/>
    <w:rsid w:val="00942F38"/>
    <w:rsid w:val="00945E88"/>
    <w:rsid w:val="0095037E"/>
    <w:rsid w:val="00957907"/>
    <w:rsid w:val="00957C59"/>
    <w:rsid w:val="00965E17"/>
    <w:rsid w:val="00966D00"/>
    <w:rsid w:val="009676EF"/>
    <w:rsid w:val="0097466E"/>
    <w:rsid w:val="00974807"/>
    <w:rsid w:val="009761CD"/>
    <w:rsid w:val="009763F1"/>
    <w:rsid w:val="00982481"/>
    <w:rsid w:val="00982E97"/>
    <w:rsid w:val="00985164"/>
    <w:rsid w:val="00985ACC"/>
    <w:rsid w:val="0099031B"/>
    <w:rsid w:val="009926F2"/>
    <w:rsid w:val="00993DE8"/>
    <w:rsid w:val="009A02C5"/>
    <w:rsid w:val="009A0D92"/>
    <w:rsid w:val="009A3AA8"/>
    <w:rsid w:val="009A49B7"/>
    <w:rsid w:val="009A5652"/>
    <w:rsid w:val="009B3567"/>
    <w:rsid w:val="009B38FA"/>
    <w:rsid w:val="009B44A2"/>
    <w:rsid w:val="009B59EE"/>
    <w:rsid w:val="009B5F6D"/>
    <w:rsid w:val="009B612B"/>
    <w:rsid w:val="009C1C06"/>
    <w:rsid w:val="009C414B"/>
    <w:rsid w:val="009D0591"/>
    <w:rsid w:val="009D4181"/>
    <w:rsid w:val="009E2D2F"/>
    <w:rsid w:val="009E4C44"/>
    <w:rsid w:val="009F2937"/>
    <w:rsid w:val="009F2DEE"/>
    <w:rsid w:val="009F3418"/>
    <w:rsid w:val="009F3A1B"/>
    <w:rsid w:val="009F4252"/>
    <w:rsid w:val="00A01768"/>
    <w:rsid w:val="00A07C1D"/>
    <w:rsid w:val="00A07DB3"/>
    <w:rsid w:val="00A106BE"/>
    <w:rsid w:val="00A10E23"/>
    <w:rsid w:val="00A13912"/>
    <w:rsid w:val="00A14D79"/>
    <w:rsid w:val="00A23FEA"/>
    <w:rsid w:val="00A27C21"/>
    <w:rsid w:val="00A3055D"/>
    <w:rsid w:val="00A34329"/>
    <w:rsid w:val="00A3481C"/>
    <w:rsid w:val="00A41478"/>
    <w:rsid w:val="00A46543"/>
    <w:rsid w:val="00A46F2A"/>
    <w:rsid w:val="00A47C54"/>
    <w:rsid w:val="00A47C6D"/>
    <w:rsid w:val="00A521CB"/>
    <w:rsid w:val="00A626AD"/>
    <w:rsid w:val="00A6273B"/>
    <w:rsid w:val="00A63C6B"/>
    <w:rsid w:val="00A63DEF"/>
    <w:rsid w:val="00A6531F"/>
    <w:rsid w:val="00A66743"/>
    <w:rsid w:val="00A741DC"/>
    <w:rsid w:val="00A76378"/>
    <w:rsid w:val="00A80572"/>
    <w:rsid w:val="00A8231B"/>
    <w:rsid w:val="00A844A1"/>
    <w:rsid w:val="00A85F67"/>
    <w:rsid w:val="00A90F1C"/>
    <w:rsid w:val="00A91B16"/>
    <w:rsid w:val="00A92673"/>
    <w:rsid w:val="00A9339A"/>
    <w:rsid w:val="00A93E83"/>
    <w:rsid w:val="00A94B7A"/>
    <w:rsid w:val="00A966CB"/>
    <w:rsid w:val="00A96786"/>
    <w:rsid w:val="00A96BD2"/>
    <w:rsid w:val="00AA103E"/>
    <w:rsid w:val="00AA3B74"/>
    <w:rsid w:val="00AA6D48"/>
    <w:rsid w:val="00AA7706"/>
    <w:rsid w:val="00AB0D40"/>
    <w:rsid w:val="00AB3754"/>
    <w:rsid w:val="00AB471E"/>
    <w:rsid w:val="00AB4B80"/>
    <w:rsid w:val="00AC12A8"/>
    <w:rsid w:val="00AC3021"/>
    <w:rsid w:val="00AC477D"/>
    <w:rsid w:val="00AC73BD"/>
    <w:rsid w:val="00AD3067"/>
    <w:rsid w:val="00AD4DC0"/>
    <w:rsid w:val="00AE0C7C"/>
    <w:rsid w:val="00AE1799"/>
    <w:rsid w:val="00AE2812"/>
    <w:rsid w:val="00AE282B"/>
    <w:rsid w:val="00AE624C"/>
    <w:rsid w:val="00AF2503"/>
    <w:rsid w:val="00B03300"/>
    <w:rsid w:val="00B03870"/>
    <w:rsid w:val="00B1474F"/>
    <w:rsid w:val="00B14929"/>
    <w:rsid w:val="00B276AC"/>
    <w:rsid w:val="00B34754"/>
    <w:rsid w:val="00B35303"/>
    <w:rsid w:val="00B36106"/>
    <w:rsid w:val="00B401F1"/>
    <w:rsid w:val="00B41C6C"/>
    <w:rsid w:val="00B4340F"/>
    <w:rsid w:val="00B44BAE"/>
    <w:rsid w:val="00B47802"/>
    <w:rsid w:val="00B5027D"/>
    <w:rsid w:val="00B54905"/>
    <w:rsid w:val="00B60347"/>
    <w:rsid w:val="00B63D7A"/>
    <w:rsid w:val="00B641CD"/>
    <w:rsid w:val="00B70742"/>
    <w:rsid w:val="00B70F3C"/>
    <w:rsid w:val="00B72C42"/>
    <w:rsid w:val="00B76158"/>
    <w:rsid w:val="00B7632B"/>
    <w:rsid w:val="00B7643E"/>
    <w:rsid w:val="00B7709B"/>
    <w:rsid w:val="00B814EC"/>
    <w:rsid w:val="00B82647"/>
    <w:rsid w:val="00B826EA"/>
    <w:rsid w:val="00B83790"/>
    <w:rsid w:val="00B83E3D"/>
    <w:rsid w:val="00B912FB"/>
    <w:rsid w:val="00B97536"/>
    <w:rsid w:val="00BA5DE2"/>
    <w:rsid w:val="00BC233C"/>
    <w:rsid w:val="00BC2EFC"/>
    <w:rsid w:val="00BC308C"/>
    <w:rsid w:val="00BC3AAD"/>
    <w:rsid w:val="00BC5522"/>
    <w:rsid w:val="00BC561C"/>
    <w:rsid w:val="00BD0502"/>
    <w:rsid w:val="00BD75F4"/>
    <w:rsid w:val="00BE2C35"/>
    <w:rsid w:val="00BE344A"/>
    <w:rsid w:val="00BE5087"/>
    <w:rsid w:val="00BE6CD1"/>
    <w:rsid w:val="00BE6D18"/>
    <w:rsid w:val="00BF03E1"/>
    <w:rsid w:val="00BF47E6"/>
    <w:rsid w:val="00C03986"/>
    <w:rsid w:val="00C03E34"/>
    <w:rsid w:val="00C04589"/>
    <w:rsid w:val="00C06435"/>
    <w:rsid w:val="00C067B2"/>
    <w:rsid w:val="00C110ED"/>
    <w:rsid w:val="00C1110D"/>
    <w:rsid w:val="00C11809"/>
    <w:rsid w:val="00C14239"/>
    <w:rsid w:val="00C1462D"/>
    <w:rsid w:val="00C149E7"/>
    <w:rsid w:val="00C14F9A"/>
    <w:rsid w:val="00C20951"/>
    <w:rsid w:val="00C2332D"/>
    <w:rsid w:val="00C2531D"/>
    <w:rsid w:val="00C25582"/>
    <w:rsid w:val="00C2780F"/>
    <w:rsid w:val="00C27E43"/>
    <w:rsid w:val="00C30F35"/>
    <w:rsid w:val="00C311A1"/>
    <w:rsid w:val="00C339D9"/>
    <w:rsid w:val="00C34DBF"/>
    <w:rsid w:val="00C36889"/>
    <w:rsid w:val="00C36CBD"/>
    <w:rsid w:val="00C37D41"/>
    <w:rsid w:val="00C37E59"/>
    <w:rsid w:val="00C42BD2"/>
    <w:rsid w:val="00C4376E"/>
    <w:rsid w:val="00C4446B"/>
    <w:rsid w:val="00C44480"/>
    <w:rsid w:val="00C44978"/>
    <w:rsid w:val="00C4550D"/>
    <w:rsid w:val="00C45891"/>
    <w:rsid w:val="00C50DD8"/>
    <w:rsid w:val="00C544A7"/>
    <w:rsid w:val="00C54EA5"/>
    <w:rsid w:val="00C575D0"/>
    <w:rsid w:val="00C57AB8"/>
    <w:rsid w:val="00C64794"/>
    <w:rsid w:val="00C728E7"/>
    <w:rsid w:val="00C817CB"/>
    <w:rsid w:val="00C820E3"/>
    <w:rsid w:val="00C839F0"/>
    <w:rsid w:val="00C8537C"/>
    <w:rsid w:val="00C85607"/>
    <w:rsid w:val="00C85977"/>
    <w:rsid w:val="00C91941"/>
    <w:rsid w:val="00C9615E"/>
    <w:rsid w:val="00C9678D"/>
    <w:rsid w:val="00CA4846"/>
    <w:rsid w:val="00CA5130"/>
    <w:rsid w:val="00CA5C0C"/>
    <w:rsid w:val="00CB3D96"/>
    <w:rsid w:val="00CB4026"/>
    <w:rsid w:val="00CB4B51"/>
    <w:rsid w:val="00CB4EAD"/>
    <w:rsid w:val="00CB514E"/>
    <w:rsid w:val="00CB6984"/>
    <w:rsid w:val="00CC0385"/>
    <w:rsid w:val="00CC0DCB"/>
    <w:rsid w:val="00CC168B"/>
    <w:rsid w:val="00CC47BC"/>
    <w:rsid w:val="00CC5B32"/>
    <w:rsid w:val="00CC7326"/>
    <w:rsid w:val="00CC7635"/>
    <w:rsid w:val="00CC7726"/>
    <w:rsid w:val="00CD5E30"/>
    <w:rsid w:val="00CE1A7F"/>
    <w:rsid w:val="00CE1BEB"/>
    <w:rsid w:val="00CE621B"/>
    <w:rsid w:val="00CE7E08"/>
    <w:rsid w:val="00CF2CC5"/>
    <w:rsid w:val="00D0436C"/>
    <w:rsid w:val="00D10B9D"/>
    <w:rsid w:val="00D16BB5"/>
    <w:rsid w:val="00D16DB1"/>
    <w:rsid w:val="00D171AB"/>
    <w:rsid w:val="00D2053A"/>
    <w:rsid w:val="00D24C59"/>
    <w:rsid w:val="00D24D49"/>
    <w:rsid w:val="00D3336F"/>
    <w:rsid w:val="00D3468A"/>
    <w:rsid w:val="00D3501E"/>
    <w:rsid w:val="00D37646"/>
    <w:rsid w:val="00D41B2C"/>
    <w:rsid w:val="00D43C24"/>
    <w:rsid w:val="00D449C6"/>
    <w:rsid w:val="00D45672"/>
    <w:rsid w:val="00D462A1"/>
    <w:rsid w:val="00D52B50"/>
    <w:rsid w:val="00D5352B"/>
    <w:rsid w:val="00D54D52"/>
    <w:rsid w:val="00D61039"/>
    <w:rsid w:val="00D63EBE"/>
    <w:rsid w:val="00D64B75"/>
    <w:rsid w:val="00D6613A"/>
    <w:rsid w:val="00D66C09"/>
    <w:rsid w:val="00D66C78"/>
    <w:rsid w:val="00D72729"/>
    <w:rsid w:val="00D758B6"/>
    <w:rsid w:val="00D769BB"/>
    <w:rsid w:val="00D77A7A"/>
    <w:rsid w:val="00D812F6"/>
    <w:rsid w:val="00D81E74"/>
    <w:rsid w:val="00D82635"/>
    <w:rsid w:val="00D828DC"/>
    <w:rsid w:val="00D82DDF"/>
    <w:rsid w:val="00D83595"/>
    <w:rsid w:val="00D839DB"/>
    <w:rsid w:val="00D85B79"/>
    <w:rsid w:val="00D865A7"/>
    <w:rsid w:val="00D86701"/>
    <w:rsid w:val="00D86B79"/>
    <w:rsid w:val="00D90A71"/>
    <w:rsid w:val="00D90B2A"/>
    <w:rsid w:val="00D930BD"/>
    <w:rsid w:val="00D94113"/>
    <w:rsid w:val="00D97F3F"/>
    <w:rsid w:val="00DA0EA9"/>
    <w:rsid w:val="00DA2EA1"/>
    <w:rsid w:val="00DA5E65"/>
    <w:rsid w:val="00DA6A8E"/>
    <w:rsid w:val="00DA6E76"/>
    <w:rsid w:val="00DB2B13"/>
    <w:rsid w:val="00DB3ED0"/>
    <w:rsid w:val="00DB5126"/>
    <w:rsid w:val="00DC1607"/>
    <w:rsid w:val="00DC195C"/>
    <w:rsid w:val="00DC3BDD"/>
    <w:rsid w:val="00DC506D"/>
    <w:rsid w:val="00DC7FDE"/>
    <w:rsid w:val="00DD04C9"/>
    <w:rsid w:val="00DD58E4"/>
    <w:rsid w:val="00DE2C04"/>
    <w:rsid w:val="00DE4618"/>
    <w:rsid w:val="00DE4D2D"/>
    <w:rsid w:val="00DE7506"/>
    <w:rsid w:val="00DF07FC"/>
    <w:rsid w:val="00DF0946"/>
    <w:rsid w:val="00DF0C5B"/>
    <w:rsid w:val="00DF0F70"/>
    <w:rsid w:val="00DF7C35"/>
    <w:rsid w:val="00E024E6"/>
    <w:rsid w:val="00E025E7"/>
    <w:rsid w:val="00E030FC"/>
    <w:rsid w:val="00E071AD"/>
    <w:rsid w:val="00E105C3"/>
    <w:rsid w:val="00E12AF1"/>
    <w:rsid w:val="00E1523B"/>
    <w:rsid w:val="00E17F8A"/>
    <w:rsid w:val="00E22702"/>
    <w:rsid w:val="00E24F3A"/>
    <w:rsid w:val="00E2518C"/>
    <w:rsid w:val="00E255E3"/>
    <w:rsid w:val="00E26005"/>
    <w:rsid w:val="00E26488"/>
    <w:rsid w:val="00E26CB5"/>
    <w:rsid w:val="00E301CD"/>
    <w:rsid w:val="00E31486"/>
    <w:rsid w:val="00E31735"/>
    <w:rsid w:val="00E35A85"/>
    <w:rsid w:val="00E4270B"/>
    <w:rsid w:val="00E46A1B"/>
    <w:rsid w:val="00E5170E"/>
    <w:rsid w:val="00E54CDC"/>
    <w:rsid w:val="00E615BE"/>
    <w:rsid w:val="00E628C0"/>
    <w:rsid w:val="00E63872"/>
    <w:rsid w:val="00E64157"/>
    <w:rsid w:val="00E66C39"/>
    <w:rsid w:val="00E6747A"/>
    <w:rsid w:val="00E76071"/>
    <w:rsid w:val="00E7647D"/>
    <w:rsid w:val="00E8050D"/>
    <w:rsid w:val="00E84F23"/>
    <w:rsid w:val="00E84F75"/>
    <w:rsid w:val="00E85607"/>
    <w:rsid w:val="00E87228"/>
    <w:rsid w:val="00E90196"/>
    <w:rsid w:val="00E90ACD"/>
    <w:rsid w:val="00E94342"/>
    <w:rsid w:val="00E94FB3"/>
    <w:rsid w:val="00E96BC2"/>
    <w:rsid w:val="00EA2538"/>
    <w:rsid w:val="00EA29B3"/>
    <w:rsid w:val="00EA2F20"/>
    <w:rsid w:val="00EA6774"/>
    <w:rsid w:val="00EA77B6"/>
    <w:rsid w:val="00EA7DFE"/>
    <w:rsid w:val="00EB4860"/>
    <w:rsid w:val="00EB769B"/>
    <w:rsid w:val="00EC03DE"/>
    <w:rsid w:val="00EC1A59"/>
    <w:rsid w:val="00EC2274"/>
    <w:rsid w:val="00EC23AC"/>
    <w:rsid w:val="00EC2FB2"/>
    <w:rsid w:val="00ED2FEB"/>
    <w:rsid w:val="00ED7AB8"/>
    <w:rsid w:val="00EE03C8"/>
    <w:rsid w:val="00EE053D"/>
    <w:rsid w:val="00EE09DC"/>
    <w:rsid w:val="00EE7636"/>
    <w:rsid w:val="00EF2888"/>
    <w:rsid w:val="00EF31FE"/>
    <w:rsid w:val="00EF43A1"/>
    <w:rsid w:val="00EF4FF5"/>
    <w:rsid w:val="00EF607F"/>
    <w:rsid w:val="00F04BB3"/>
    <w:rsid w:val="00F21400"/>
    <w:rsid w:val="00F2453C"/>
    <w:rsid w:val="00F252B7"/>
    <w:rsid w:val="00F3184E"/>
    <w:rsid w:val="00F369AC"/>
    <w:rsid w:val="00F37912"/>
    <w:rsid w:val="00F40DAE"/>
    <w:rsid w:val="00F40E03"/>
    <w:rsid w:val="00F413AA"/>
    <w:rsid w:val="00F43E82"/>
    <w:rsid w:val="00F5003B"/>
    <w:rsid w:val="00F51246"/>
    <w:rsid w:val="00F51E79"/>
    <w:rsid w:val="00F522B3"/>
    <w:rsid w:val="00F5282A"/>
    <w:rsid w:val="00F57390"/>
    <w:rsid w:val="00F642BD"/>
    <w:rsid w:val="00F65135"/>
    <w:rsid w:val="00F66BF8"/>
    <w:rsid w:val="00F66EC0"/>
    <w:rsid w:val="00F66FED"/>
    <w:rsid w:val="00F71C9E"/>
    <w:rsid w:val="00F7439C"/>
    <w:rsid w:val="00F75706"/>
    <w:rsid w:val="00F760F6"/>
    <w:rsid w:val="00F8036E"/>
    <w:rsid w:val="00F8740D"/>
    <w:rsid w:val="00F87D53"/>
    <w:rsid w:val="00F90803"/>
    <w:rsid w:val="00F93579"/>
    <w:rsid w:val="00F9574F"/>
    <w:rsid w:val="00F958D0"/>
    <w:rsid w:val="00F95A7E"/>
    <w:rsid w:val="00F97AF8"/>
    <w:rsid w:val="00FA0107"/>
    <w:rsid w:val="00FA30CB"/>
    <w:rsid w:val="00FA342C"/>
    <w:rsid w:val="00FA769D"/>
    <w:rsid w:val="00FA7E1F"/>
    <w:rsid w:val="00FB14F8"/>
    <w:rsid w:val="00FB170F"/>
    <w:rsid w:val="00FB3177"/>
    <w:rsid w:val="00FB33EB"/>
    <w:rsid w:val="00FB5A2B"/>
    <w:rsid w:val="00FC1914"/>
    <w:rsid w:val="00FC1F52"/>
    <w:rsid w:val="00FC52C7"/>
    <w:rsid w:val="00FC7FF1"/>
    <w:rsid w:val="00FD3ACC"/>
    <w:rsid w:val="00FD3B50"/>
    <w:rsid w:val="00FD7C59"/>
    <w:rsid w:val="00FE16C7"/>
    <w:rsid w:val="00FF0AF1"/>
    <w:rsid w:val="00FF16B7"/>
    <w:rsid w:val="00FF3442"/>
    <w:rsid w:val="00FF3E71"/>
    <w:rsid w:val="00FF5116"/>
    <w:rsid w:val="00FF5EB0"/>
    <w:rsid w:val="00FF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665BDB"/>
  <w15:docId w15:val="{E08974BC-A574-4638-8698-CC5669A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90341D"/>
    <w:pPr>
      <w:widowControl w:val="0"/>
      <w:autoSpaceDE w:val="0"/>
      <w:autoSpaceDN w:val="0"/>
      <w:spacing w:before="6" w:after="0" w:line="240" w:lineRule="auto"/>
      <w:outlineLvl w:val="0"/>
    </w:pPr>
    <w:rPr>
      <w:rFonts w:ascii="Arial" w:eastAsia="Arial" w:hAnsi="Arial" w:cs="Arial"/>
      <w:b/>
      <w:bCs/>
      <w:sz w:val="28"/>
      <w:szCs w:val="32"/>
      <w:lang w:val="en-US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90341D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Arial" w:eastAsiaTheme="majorEastAsia" w:hAnsi="Arial" w:cstheme="majorBidi"/>
      <w:b/>
      <w:sz w:val="24"/>
      <w:szCs w:val="26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0341D"/>
    <w:pPr>
      <w:keepNext/>
      <w:keepLines/>
      <w:spacing w:before="40" w:after="0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41699"/>
    <w:pPr>
      <w:keepNext/>
      <w:keepLines/>
      <w:spacing w:before="40" w:after="0"/>
      <w:outlineLvl w:val="3"/>
    </w:pPr>
    <w:rPr>
      <w:rFonts w:ascii="Arial" w:eastAsiaTheme="majorEastAsia" w:hAnsi="Arial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1"/>
    <w:unhideWhenUsed/>
    <w:qFormat/>
    <w:rsid w:val="00641699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="Arial" w:eastAsiaTheme="majorEastAsia" w:hAnsi="Arial" w:cstheme="majorBidi"/>
      <w:sz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2027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65606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65606"/>
    <w:rPr>
      <w:color w:val="605E5C"/>
      <w:shd w:val="clear" w:color="auto" w:fill="E1DFDD"/>
    </w:rPr>
  </w:style>
  <w:style w:type="paragraph" w:customStyle="1" w:styleId="Ttulo10">
    <w:name w:val="Título1"/>
    <w:basedOn w:val="Normal"/>
    <w:rsid w:val="00442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2"/>
      <w:szCs w:val="32"/>
      <w:lang w:eastAsia="pt-BR"/>
    </w:rPr>
  </w:style>
  <w:style w:type="character" w:customStyle="1" w:styleId="author-name">
    <w:name w:val="author-name"/>
    <w:basedOn w:val="Fontepargpadro"/>
    <w:rsid w:val="00442014"/>
  </w:style>
  <w:style w:type="character" w:customStyle="1" w:styleId="z-label">
    <w:name w:val="z-label"/>
    <w:basedOn w:val="Fontepargpadro"/>
    <w:rsid w:val="00C4376E"/>
  </w:style>
  <w:style w:type="character" w:customStyle="1" w:styleId="MenoPendente2">
    <w:name w:val="Menção Pendente2"/>
    <w:basedOn w:val="Fontepargpadro"/>
    <w:uiPriority w:val="99"/>
    <w:semiHidden/>
    <w:unhideWhenUsed/>
    <w:rsid w:val="0058128A"/>
    <w:rPr>
      <w:color w:val="605E5C"/>
      <w:shd w:val="clear" w:color="auto" w:fill="E1DFDD"/>
    </w:rPr>
  </w:style>
  <w:style w:type="paragraph" w:customStyle="1" w:styleId="western">
    <w:name w:val="western"/>
    <w:basedOn w:val="Normal"/>
    <w:rsid w:val="003C3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3476"/>
    <w:rPr>
      <w:b/>
      <w:bCs/>
    </w:rPr>
  </w:style>
  <w:style w:type="character" w:styleId="nfase">
    <w:name w:val="Emphasis"/>
    <w:basedOn w:val="Fontepargpadro"/>
    <w:uiPriority w:val="20"/>
    <w:qFormat/>
    <w:rsid w:val="00B60347"/>
    <w:rPr>
      <w:i/>
      <w:iCs/>
    </w:rPr>
  </w:style>
  <w:style w:type="table" w:styleId="Tabelacomgrade">
    <w:name w:val="Table Grid"/>
    <w:basedOn w:val="Tabelanormal"/>
    <w:uiPriority w:val="39"/>
    <w:rsid w:val="002A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Clara1">
    <w:name w:val="Tabela de Grade Clara1"/>
    <w:basedOn w:val="Tabelanormal"/>
    <w:uiPriority w:val="40"/>
    <w:rsid w:val="002A2D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aSimples51">
    <w:name w:val="Tabela Simples 51"/>
    <w:basedOn w:val="Tabelanormal"/>
    <w:uiPriority w:val="45"/>
    <w:rsid w:val="002A2D1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elanormal"/>
    <w:uiPriority w:val="44"/>
    <w:rsid w:val="002A2D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implesTabela31">
    <w:name w:val="Simples Tabela 31"/>
    <w:basedOn w:val="Tabelanormal"/>
    <w:uiPriority w:val="43"/>
    <w:rsid w:val="002A2D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SimplesTabela21">
    <w:name w:val="Simples Tabela 21"/>
    <w:basedOn w:val="Tabelanormal"/>
    <w:uiPriority w:val="42"/>
    <w:rsid w:val="002A2D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implesTabela11">
    <w:name w:val="Simples Tabela 11"/>
    <w:basedOn w:val="Tabelanormal"/>
    <w:uiPriority w:val="41"/>
    <w:rsid w:val="002A2D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4-nfase41">
    <w:name w:val="Tabela de Grade 4 - Ênfase 41"/>
    <w:basedOn w:val="Tabelanormal"/>
    <w:uiPriority w:val="49"/>
    <w:rsid w:val="0007294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adeGrade41">
    <w:name w:val="Tabela de Grade 41"/>
    <w:basedOn w:val="Tabelanormal"/>
    <w:uiPriority w:val="49"/>
    <w:rsid w:val="000729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har">
    <w:name w:val="Título 1 Char"/>
    <w:basedOn w:val="Fontepargpadro"/>
    <w:link w:val="Ttulo1"/>
    <w:uiPriority w:val="1"/>
    <w:rsid w:val="0090341D"/>
    <w:rPr>
      <w:rFonts w:ascii="Arial" w:eastAsia="Arial" w:hAnsi="Arial" w:cs="Arial"/>
      <w:b/>
      <w:bCs/>
      <w:sz w:val="28"/>
      <w:szCs w:val="32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4A06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A06CB"/>
    <w:rPr>
      <w:rFonts w:ascii="Arial" w:eastAsia="Arial" w:hAnsi="Arial" w:cs="Arial"/>
      <w:sz w:val="24"/>
      <w:szCs w:val="24"/>
      <w:lang w:val="en-US"/>
    </w:rPr>
  </w:style>
  <w:style w:type="character" w:customStyle="1" w:styleId="Ttulo2Char">
    <w:name w:val="Título 2 Char"/>
    <w:basedOn w:val="Fontepargpadro"/>
    <w:link w:val="Ttulo2"/>
    <w:uiPriority w:val="1"/>
    <w:rsid w:val="0090341D"/>
    <w:rPr>
      <w:rFonts w:ascii="Arial" w:eastAsiaTheme="majorEastAsia" w:hAnsi="Arial" w:cstheme="majorBidi"/>
      <w:b/>
      <w:sz w:val="24"/>
      <w:szCs w:val="26"/>
      <w:lang w:val="en-US"/>
    </w:rPr>
  </w:style>
  <w:style w:type="character" w:customStyle="1" w:styleId="Ttulo5Char">
    <w:name w:val="Título 5 Char"/>
    <w:basedOn w:val="Fontepargpadro"/>
    <w:link w:val="Ttulo5"/>
    <w:uiPriority w:val="1"/>
    <w:rsid w:val="00641699"/>
    <w:rPr>
      <w:rFonts w:ascii="Arial" w:eastAsiaTheme="majorEastAsia" w:hAnsi="Arial" w:cstheme="majorBidi"/>
      <w:sz w:val="24"/>
      <w:lang w:val="en-US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3262D5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311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1A1"/>
  </w:style>
  <w:style w:type="paragraph" w:styleId="Rodap">
    <w:name w:val="footer"/>
    <w:basedOn w:val="Normal"/>
    <w:link w:val="RodapChar"/>
    <w:uiPriority w:val="99"/>
    <w:unhideWhenUsed/>
    <w:rsid w:val="00C311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1A1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A770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A770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A7706"/>
    <w:rPr>
      <w:vertAlign w:val="superscript"/>
    </w:rPr>
  </w:style>
  <w:style w:type="character" w:customStyle="1" w:styleId="Ttulo3Char">
    <w:name w:val="Título 3 Char"/>
    <w:basedOn w:val="Fontepargpadro"/>
    <w:link w:val="Ttulo3"/>
    <w:uiPriority w:val="9"/>
    <w:rsid w:val="0090341D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41699"/>
    <w:rPr>
      <w:rFonts w:ascii="Arial" w:eastAsiaTheme="majorEastAsia" w:hAnsi="Arial" w:cstheme="majorBidi"/>
      <w:iCs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641699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449C6"/>
    <w:pPr>
      <w:tabs>
        <w:tab w:val="right" w:leader="dot" w:pos="9061"/>
      </w:tabs>
      <w:spacing w:after="100"/>
    </w:pPr>
    <w:rPr>
      <w:rFonts w:ascii="Arial" w:hAnsi="Arial" w:cs="Arial"/>
      <w:b/>
      <w:bCs/>
      <w:noProof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B26D2"/>
    <w:pPr>
      <w:tabs>
        <w:tab w:val="right" w:leader="dot" w:pos="9061"/>
      </w:tabs>
      <w:spacing w:after="0" w:line="360" w:lineRule="auto"/>
      <w:jc w:val="both"/>
    </w:pPr>
    <w:rPr>
      <w:rFonts w:ascii="Arial" w:hAnsi="Arial" w:cs="Arial"/>
      <w:bCs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641699"/>
    <w:pPr>
      <w:spacing w:after="100"/>
      <w:ind w:left="440"/>
    </w:pPr>
  </w:style>
  <w:style w:type="paragraph" w:styleId="Sumrio5">
    <w:name w:val="toc 5"/>
    <w:basedOn w:val="Normal"/>
    <w:next w:val="Normal"/>
    <w:autoRedefine/>
    <w:uiPriority w:val="39"/>
    <w:unhideWhenUsed/>
    <w:rsid w:val="00F37912"/>
    <w:pPr>
      <w:spacing w:after="100"/>
      <w:ind w:left="880"/>
    </w:pPr>
  </w:style>
  <w:style w:type="paragraph" w:styleId="Sumrio4">
    <w:name w:val="toc 4"/>
    <w:basedOn w:val="Normal"/>
    <w:next w:val="Normal"/>
    <w:autoRedefine/>
    <w:uiPriority w:val="39"/>
    <w:unhideWhenUsed/>
    <w:rsid w:val="00F252B7"/>
    <w:pPr>
      <w:tabs>
        <w:tab w:val="right" w:leader="dot" w:pos="9061"/>
      </w:tabs>
      <w:spacing w:after="0" w:line="360" w:lineRule="auto"/>
      <w:ind w:left="660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86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8670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D94113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6F057A"/>
    <w:pPr>
      <w:spacing w:after="0"/>
    </w:pPr>
  </w:style>
  <w:style w:type="table" w:customStyle="1" w:styleId="TabeladeLista2-nfase51">
    <w:name w:val="Tabela de Lista 2 - Ênfase 51"/>
    <w:basedOn w:val="Tabelanormal"/>
    <w:uiPriority w:val="47"/>
    <w:rsid w:val="00C4550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C455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725B8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50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003B"/>
    <w:rPr>
      <w:rFonts w:ascii="Tahoma" w:hAnsi="Tahoma" w:cs="Tahoma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F1390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F1390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5F1390"/>
    <w:rPr>
      <w:vertAlign w:val="superscript"/>
    </w:rPr>
  </w:style>
  <w:style w:type="character" w:customStyle="1" w:styleId="z-html">
    <w:name w:val="z-html"/>
    <w:basedOn w:val="Fontepargpadro"/>
    <w:rsid w:val="00D2053A"/>
  </w:style>
  <w:style w:type="character" w:styleId="MenoPendente">
    <w:name w:val="Unresolved Mention"/>
    <w:basedOn w:val="Fontepargpadro"/>
    <w:uiPriority w:val="99"/>
    <w:semiHidden/>
    <w:unhideWhenUsed/>
    <w:rsid w:val="00E615BE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FD3AC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D3AC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D3AC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D3AC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D3ACC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00747B"/>
    <w:pPr>
      <w:spacing w:after="0" w:line="240" w:lineRule="auto"/>
    </w:pPr>
  </w:style>
  <w:style w:type="character" w:styleId="Nmerodepgina">
    <w:name w:val="page number"/>
    <w:basedOn w:val="Fontepargpadro"/>
    <w:uiPriority w:val="99"/>
    <w:unhideWhenUsed/>
    <w:rsid w:val="00B83E3D"/>
  </w:style>
  <w:style w:type="paragraph" w:styleId="SemEspaamento">
    <w:name w:val="No Spacing"/>
    <w:link w:val="SemEspaamentoChar"/>
    <w:uiPriority w:val="1"/>
    <w:qFormat/>
    <w:rsid w:val="0052003E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2003E"/>
    <w:rPr>
      <w:rFonts w:eastAsiaTheme="minorEastAsia"/>
      <w:lang w:eastAsia="pt-BR"/>
    </w:rPr>
  </w:style>
  <w:style w:type="paragraph" w:customStyle="1" w:styleId="artifact-docx-previewttulo2">
    <w:name w:val="artifact-docx-preview_ttulo2"/>
    <w:basedOn w:val="Normal"/>
    <w:rsid w:val="00520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45D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A4599-E74E-472B-974E-EB16639DA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29</Pages>
  <Words>7198</Words>
  <Characters>38870</Characters>
  <Application>Microsoft Office Word</Application>
  <DocSecurity>0</DocSecurity>
  <Lines>323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de Pádua Soares</dc:creator>
  <cp:keywords/>
  <dc:description/>
  <cp:lastModifiedBy>BRENO DE PADUA SOARES</cp:lastModifiedBy>
  <cp:revision>2</cp:revision>
  <cp:lastPrinted>2019-06-09T21:13:00Z</cp:lastPrinted>
  <dcterms:created xsi:type="dcterms:W3CDTF">2026-10-12T15:24:00Z</dcterms:created>
  <dcterms:modified xsi:type="dcterms:W3CDTF">2026-10-12T15:51:00Z</dcterms:modified>
</cp:coreProperties>
</file>